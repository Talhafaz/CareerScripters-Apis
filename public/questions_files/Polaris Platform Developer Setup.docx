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Roboto Condensed" w:cs="Roboto Condensed" w:eastAsia="Roboto Condensed" w:hAnsi="Roboto Condensed"/>
          <w:b w:val="1"/>
        </w:rPr>
      </w:pPr>
      <w:bookmarkStart w:colFirst="0" w:colLast="0" w:name="_xck11os8srg8" w:id="0"/>
      <w:bookmarkEnd w:id="0"/>
      <w:r w:rsidDel="00000000" w:rsidR="00000000" w:rsidRPr="00000000">
        <w:rPr>
          <w:rFonts w:ascii="Roboto Condensed" w:cs="Roboto Condensed" w:eastAsia="Roboto Condensed" w:hAnsi="Roboto Condensed"/>
          <w:b w:val="1"/>
          <w:rtl w:val="0"/>
        </w:rPr>
        <w:t xml:space="preserve">Polaris Platform Develop Setup</w:t>
      </w:r>
    </w:p>
    <w:p w:rsidR="00000000" w:rsidDel="00000000" w:rsidP="00000000" w:rsidRDefault="00000000" w:rsidRPr="00000000" w14:paraId="00000002">
      <w:pPr>
        <w:pStyle w:val="Title"/>
        <w:rPr/>
      </w:pPr>
      <w:bookmarkStart w:colFirst="0" w:colLast="0" w:name="_ylj6bb2a3zlh" w:id="1"/>
      <w:bookmarkEnd w:id="1"/>
      <w:r w:rsidDel="00000000" w:rsidR="00000000" w:rsidRPr="00000000">
        <w:rPr>
          <w:rFonts w:ascii="Roboto Condensed" w:cs="Roboto Condensed" w:eastAsia="Roboto Condensed" w:hAnsi="Roboto Condensed"/>
          <w:b w:val="1"/>
          <w:rtl w:val="0"/>
        </w:rPr>
        <w:t xml:space="preserve">Developer Workstation Configuration Guide</w:t>
      </w:r>
      <w:r w:rsidDel="00000000" w:rsidR="00000000" w:rsidRPr="00000000">
        <w:rPr>
          <w:rtl w:val="0"/>
        </w:rPr>
      </w:r>
    </w:p>
    <w:p w:rsidR="00000000" w:rsidDel="00000000" w:rsidP="00000000" w:rsidRDefault="00000000" w:rsidRPr="00000000" w14:paraId="00000003">
      <w:pPr>
        <w:pStyle w:val="Heading1"/>
        <w:rPr/>
      </w:pPr>
      <w:bookmarkStart w:colFirst="0" w:colLast="0" w:name="_dh43hjwaakek" w:id="2"/>
      <w:bookmarkEnd w:id="2"/>
      <w:r w:rsidDel="00000000" w:rsidR="00000000" w:rsidRPr="00000000">
        <w:rPr>
          <w:rtl w:val="0"/>
        </w:rPr>
        <w:t xml:space="preserve">Build your coding environment -- guidance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numPr>
          <w:ilvl w:val="0"/>
          <w:numId w:val="2"/>
        </w:numPr>
        <w:ind w:left="720" w:hanging="360"/>
        <w:rPr>
          <w:u w:val="none"/>
        </w:rPr>
      </w:pPr>
      <w:commentRangeStart w:id="0"/>
      <w:r w:rsidDel="00000000" w:rsidR="00000000" w:rsidRPr="00000000">
        <w:rPr>
          <w:rtl w:val="0"/>
        </w:rPr>
        <w:t xml:space="preserve">Create a Visual Studio account using your @pwc.com email address.</w:t>
        <w:br w:type="textWrapping"/>
      </w:r>
      <w:hyperlink r:id="rId7">
        <w:r w:rsidDel="00000000" w:rsidR="00000000" w:rsidRPr="00000000">
          <w:rPr>
            <w:color w:val="1155cc"/>
            <w:u w:val="single"/>
            <w:rtl w:val="0"/>
          </w:rPr>
          <w:t xml:space="preserve">https://signup.live.com/signup</w:t>
        </w:r>
      </w:hyperlink>
      <w:r w:rsidDel="00000000" w:rsidR="00000000" w:rsidRPr="00000000">
        <w:rPr>
          <w:rtl w:val="0"/>
        </w:rPr>
        <w:br w:type="textWrapping"/>
      </w:r>
      <w:commentRangeEnd w:id="0"/>
      <w:r w:rsidDel="00000000" w:rsidR="00000000" w:rsidRPr="00000000">
        <w:commentReference w:id="0"/>
      </w:r>
      <w:r w:rsidDel="00000000" w:rsidR="00000000" w:rsidRPr="00000000">
        <w:rPr>
          <w:rtl w:val="0"/>
        </w:rPr>
        <w:br w:type="textWrapping"/>
        <w:t xml:space="preserve">https://pwc-gx-humancapital.visualstudio.com/</w:t>
        <w:br w:type="textWrapping"/>
      </w:r>
    </w:p>
    <w:p w:rsidR="00000000" w:rsidDel="00000000" w:rsidP="00000000" w:rsidRDefault="00000000" w:rsidRPr="00000000" w14:paraId="00000006">
      <w:pPr>
        <w:numPr>
          <w:ilvl w:val="0"/>
          <w:numId w:val="2"/>
        </w:numPr>
        <w:ind w:left="720" w:hanging="360"/>
        <w:rPr>
          <w:u w:val="none"/>
        </w:rPr>
      </w:pPr>
      <w:r w:rsidDel="00000000" w:rsidR="00000000" w:rsidRPr="00000000">
        <w:rPr>
          <w:rtl w:val="0"/>
        </w:rPr>
        <w:t xml:space="preserve">Sign up for a Visual Studio subscription using the account created in the previous step. Follow the step2 in the document for Visual Studio subscription. </w:t>
      </w:r>
      <w:hyperlink r:id="rId8">
        <w:r w:rsidDel="00000000" w:rsidR="00000000" w:rsidRPr="00000000">
          <w:rPr>
            <w:color w:val="1155cc"/>
            <w:u w:val="single"/>
            <w:rtl w:val="0"/>
          </w:rPr>
          <w:t xml:space="preserve">https://docs.google.com/document/d/1RKaMoBHwyAPLa5Y8sQVH1cYnC2qlh27dbtLsUKBAmdc/edit</w:t>
        </w:r>
      </w:hyperlink>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07">
      <w:pPr>
        <w:numPr>
          <w:ilvl w:val="0"/>
          <w:numId w:val="2"/>
        </w:numPr>
        <w:ind w:left="720" w:hanging="360"/>
        <w:rPr>
          <w:u w:val="none"/>
        </w:rPr>
      </w:pPr>
      <w:commentRangeStart w:id="1"/>
      <w:r w:rsidDel="00000000" w:rsidR="00000000" w:rsidRPr="00000000">
        <w:rPr>
          <w:rtl w:val="0"/>
        </w:rPr>
        <w:t xml:space="preserve">Ensure the following software is installed on the workstation:</w:t>
      </w:r>
      <w:commentRangeEnd w:id="1"/>
      <w:r w:rsidDel="00000000" w:rsidR="00000000" w:rsidRPr="00000000">
        <w:commentReference w:id="1"/>
      </w:r>
      <w:r w:rsidDel="00000000" w:rsidR="00000000" w:rsidRPr="00000000">
        <w:rPr>
          <w:rtl w:val="0"/>
        </w:rPr>
        <w:br w:type="textWrapping"/>
      </w:r>
    </w:p>
    <w:p w:rsidR="00000000" w:rsidDel="00000000" w:rsidP="00000000" w:rsidRDefault="00000000" w:rsidRPr="00000000" w14:paraId="00000008">
      <w:pPr>
        <w:numPr>
          <w:ilvl w:val="1"/>
          <w:numId w:val="2"/>
        </w:numPr>
        <w:ind w:left="1440" w:hanging="360"/>
      </w:pPr>
      <w:commentRangeStart w:id="2"/>
      <w:commentRangeStart w:id="3"/>
      <w:commentRangeStart w:id="4"/>
      <w:commentRangeStart w:id="5"/>
      <w:commentRangeStart w:id="6"/>
      <w:r w:rsidDel="00000000" w:rsidR="00000000" w:rsidRPr="00000000">
        <w:rPr>
          <w:rtl w:val="0"/>
        </w:rPr>
        <w:t xml:space="preserve">SQL Server Express 2017</w:t>
      </w:r>
      <w:r w:rsidDel="00000000" w:rsidR="00000000" w:rsidRPr="00000000">
        <w:rPr>
          <w:rtl w:val="0"/>
        </w:rPr>
        <w:t xml:space="preserve"> </w:t>
      </w:r>
      <w:r w:rsidDel="00000000" w:rsidR="00000000" w:rsidRPr="00000000">
        <w:rPr>
          <w:sz w:val="18"/>
          <w:szCs w:val="18"/>
          <w:rtl w:val="0"/>
        </w:rPr>
        <w:t xml:space="preserve">(</w:t>
      </w:r>
      <w:hyperlink w:anchor="_td1e8je3jege">
        <w:r w:rsidDel="00000000" w:rsidR="00000000" w:rsidRPr="00000000">
          <w:rPr>
            <w:color w:val="1155cc"/>
            <w:sz w:val="18"/>
            <w:szCs w:val="18"/>
            <w:u w:val="single"/>
            <w:rtl w:val="0"/>
          </w:rPr>
          <w:t xml:space="preserve">Installation Guide</w:t>
        </w:r>
      </w:hyperlink>
      <w:r w:rsidDel="00000000" w:rsidR="00000000" w:rsidRPr="00000000">
        <w:rPr>
          <w:sz w:val="18"/>
          <w:szCs w:val="18"/>
          <w:rtl w:val="0"/>
        </w:rPr>
        <w:t xml:space="preserve">)</w:t>
      </w:r>
      <w:r w:rsidDel="00000000" w:rsidR="00000000" w:rsidRPr="00000000">
        <w:rPr>
          <w:rtl w:val="0"/>
        </w:rPr>
        <w:t xml:space="preserve"> </w:t>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09">
      <w:pPr>
        <w:numPr>
          <w:ilvl w:val="1"/>
          <w:numId w:val="2"/>
        </w:numPr>
        <w:ind w:left="1440" w:hanging="360"/>
      </w:pPr>
      <w:r w:rsidDel="00000000" w:rsidR="00000000" w:rsidRPr="00000000">
        <w:rPr>
          <w:rtl w:val="0"/>
        </w:rPr>
        <w:t xml:space="preserve">SQL Server Management Studio 18 </w:t>
      </w:r>
      <w:r w:rsidDel="00000000" w:rsidR="00000000" w:rsidRPr="00000000">
        <w:rPr>
          <w:sz w:val="18"/>
          <w:szCs w:val="18"/>
          <w:rtl w:val="0"/>
        </w:rPr>
        <w:t xml:space="preserve">(</w:t>
      </w:r>
      <w:hyperlink w:anchor="_sjzptxpqk7x7">
        <w:r w:rsidDel="00000000" w:rsidR="00000000" w:rsidRPr="00000000">
          <w:rPr>
            <w:color w:val="1155cc"/>
            <w:sz w:val="18"/>
            <w:szCs w:val="18"/>
            <w:u w:val="single"/>
            <w:rtl w:val="0"/>
          </w:rPr>
          <w:t xml:space="preserve">Installation Guide</w:t>
        </w:r>
      </w:hyperlink>
      <w:r w:rsidDel="00000000" w:rsidR="00000000" w:rsidRPr="00000000">
        <w:rPr>
          <w:sz w:val="18"/>
          <w:szCs w:val="18"/>
          <w:rtl w:val="0"/>
        </w:rPr>
        <w:t xml:space="preserve">)</w:t>
      </w:r>
      <w:r w:rsidDel="00000000" w:rsidR="00000000" w:rsidRPr="00000000">
        <w:rPr>
          <w:rtl w:val="0"/>
        </w:rPr>
        <w:t xml:space="preserve"> </w:t>
      </w:r>
      <w:r w:rsidDel="00000000" w:rsidR="00000000" w:rsidRPr="00000000">
        <w:rPr>
          <w:b w:val="1"/>
          <w:i w:val="1"/>
          <w:rtl w:val="0"/>
        </w:rPr>
        <w:t xml:space="preserve">OR</w:t>
      </w:r>
      <w:r w:rsidDel="00000000" w:rsidR="00000000" w:rsidRPr="00000000">
        <w:rPr>
          <w:rtl w:val="0"/>
        </w:rPr>
        <w:br w:type="textWrapping"/>
        <w:t xml:space="preserve">Toad for SQL Server</w:t>
      </w:r>
      <w:r w:rsidDel="00000000" w:rsidR="00000000" w:rsidRPr="00000000">
        <w:rPr>
          <w:sz w:val="18"/>
          <w:szCs w:val="18"/>
          <w:rtl w:val="0"/>
        </w:rPr>
        <w:t xml:space="preserve"> (</w:t>
      </w:r>
      <w:hyperlink w:anchor="_uykvy5dt9yz5">
        <w:r w:rsidDel="00000000" w:rsidR="00000000" w:rsidRPr="00000000">
          <w:rPr>
            <w:color w:val="1155cc"/>
            <w:sz w:val="18"/>
            <w:szCs w:val="18"/>
            <w:u w:val="single"/>
            <w:rtl w:val="0"/>
          </w:rPr>
          <w:t xml:space="preserve">Installation Guide</w:t>
        </w:r>
      </w:hyperlink>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00A">
      <w:pPr>
        <w:numPr>
          <w:ilvl w:val="1"/>
          <w:numId w:val="2"/>
        </w:numPr>
        <w:ind w:left="1440" w:hanging="360"/>
        <w:rPr>
          <w:u w:val="none"/>
        </w:rPr>
      </w:pPr>
      <w:r w:rsidDel="00000000" w:rsidR="00000000" w:rsidRPr="00000000">
        <w:rPr>
          <w:rtl w:val="0"/>
        </w:rPr>
        <w:t xml:space="preserve">Visual Studio 2019 </w:t>
      </w:r>
      <w:r w:rsidDel="00000000" w:rsidR="00000000" w:rsidRPr="00000000">
        <w:rPr>
          <w:sz w:val="18"/>
          <w:szCs w:val="18"/>
          <w:rtl w:val="0"/>
        </w:rPr>
        <w:t xml:space="preserve">(</w:t>
      </w:r>
      <w:hyperlink w:anchor="_1rtre4qm9thx">
        <w:r w:rsidDel="00000000" w:rsidR="00000000" w:rsidRPr="00000000">
          <w:rPr>
            <w:color w:val="1155cc"/>
            <w:sz w:val="18"/>
            <w:szCs w:val="18"/>
            <w:u w:val="single"/>
            <w:rtl w:val="0"/>
          </w:rPr>
          <w:t xml:space="preserve">Installation Guide</w:t>
        </w:r>
      </w:hyperlink>
      <w:r w:rsidDel="00000000" w:rsidR="00000000" w:rsidRPr="00000000">
        <w:rPr>
          <w:sz w:val="18"/>
          <w:szCs w:val="18"/>
          <w:rtl w:val="0"/>
        </w:rPr>
        <w:t xml:space="preserve">) </w:t>
      </w:r>
      <w:r w:rsidDel="00000000" w:rsidR="00000000" w:rsidRPr="00000000">
        <w:rPr>
          <w:rtl w:val="0"/>
        </w:rPr>
        <w:t xml:space="preserve">Version &gt;=16.8.0</w:t>
      </w:r>
    </w:p>
    <w:p w:rsidR="00000000" w:rsidDel="00000000" w:rsidP="00000000" w:rsidRDefault="00000000" w:rsidRPr="00000000" w14:paraId="0000000B">
      <w:pPr>
        <w:numPr>
          <w:ilvl w:val="1"/>
          <w:numId w:val="2"/>
        </w:numPr>
        <w:ind w:left="1440" w:hanging="360"/>
        <w:rPr>
          <w:u w:val="none"/>
        </w:rPr>
      </w:pPr>
      <w:r w:rsidDel="00000000" w:rsidR="00000000" w:rsidRPr="00000000">
        <w:rPr>
          <w:rtl w:val="0"/>
        </w:rPr>
        <w:t xml:space="preserve">Docker Desktop (</w:t>
      </w:r>
      <w:hyperlink w:anchor="_ln2ejhux9yvh">
        <w:r w:rsidDel="00000000" w:rsidR="00000000" w:rsidRPr="00000000">
          <w:rPr>
            <w:color w:val="1155cc"/>
            <w:sz w:val="18"/>
            <w:szCs w:val="18"/>
            <w:u w:val="single"/>
            <w:rtl w:val="0"/>
          </w:rPr>
          <w:t xml:space="preserve">Installation Guide</w:t>
        </w:r>
      </w:hyperlink>
      <w:r w:rsidDel="00000000" w:rsidR="00000000" w:rsidRPr="00000000">
        <w:rPr>
          <w:rtl w:val="0"/>
        </w:rPr>
        <w:t xml:space="preserve">) </w:t>
      </w:r>
      <w:r w:rsidDel="00000000" w:rsidR="00000000" w:rsidRPr="00000000">
        <w:rPr>
          <w:color w:val="ff0000"/>
          <w:rtl w:val="0"/>
        </w:rPr>
        <w:t xml:space="preserve">(Ignore)</w:t>
      </w:r>
    </w:p>
    <w:p w:rsidR="00000000" w:rsidDel="00000000" w:rsidP="00000000" w:rsidRDefault="00000000" w:rsidRPr="00000000" w14:paraId="0000000C">
      <w:pPr>
        <w:numPr>
          <w:ilvl w:val="1"/>
          <w:numId w:val="2"/>
        </w:numPr>
        <w:ind w:left="1440" w:hanging="360"/>
        <w:rPr>
          <w:u w:val="none"/>
        </w:rPr>
      </w:pPr>
      <w:r w:rsidDel="00000000" w:rsidR="00000000" w:rsidRPr="00000000">
        <w:rPr>
          <w:rtl w:val="0"/>
        </w:rPr>
        <w:t xml:space="preserve">Azure Cosmos DB Emulator (</w:t>
      </w:r>
      <w:hyperlink w:anchor="_wszt4ey2spc1">
        <w:r w:rsidDel="00000000" w:rsidR="00000000" w:rsidRPr="00000000">
          <w:rPr>
            <w:color w:val="1155cc"/>
            <w:sz w:val="18"/>
            <w:szCs w:val="18"/>
            <w:u w:val="single"/>
            <w:rtl w:val="0"/>
          </w:rPr>
          <w:t xml:space="preserve">Installation Guide</w:t>
        </w:r>
      </w:hyperlink>
      <w:r w:rsidDel="00000000" w:rsidR="00000000" w:rsidRPr="00000000">
        <w:rPr>
          <w:rtl w:val="0"/>
        </w:rPr>
        <w:t xml:space="preserve">)</w:t>
      </w:r>
    </w:p>
    <w:p w:rsidR="00000000" w:rsidDel="00000000" w:rsidP="00000000" w:rsidRDefault="00000000" w:rsidRPr="00000000" w14:paraId="0000000D">
      <w:pPr>
        <w:numPr>
          <w:ilvl w:val="1"/>
          <w:numId w:val="2"/>
        </w:numPr>
        <w:ind w:left="1440" w:hanging="360"/>
        <w:rPr>
          <w:u w:val="none"/>
        </w:rPr>
      </w:pPr>
      <w:r w:rsidDel="00000000" w:rsidR="00000000" w:rsidRPr="00000000">
        <w:rPr>
          <w:rtl w:val="0"/>
        </w:rPr>
        <w:t xml:space="preserve">.NET 5.0 Install (</w:t>
      </w:r>
      <w:hyperlink w:anchor="_v5zghlk1lb3x">
        <w:r w:rsidDel="00000000" w:rsidR="00000000" w:rsidRPr="00000000">
          <w:rPr>
            <w:color w:val="1155cc"/>
            <w:sz w:val="18"/>
            <w:szCs w:val="18"/>
            <w:u w:val="single"/>
            <w:rtl w:val="0"/>
          </w:rPr>
          <w:t xml:space="preserve">Installation Guide</w:t>
        </w:r>
      </w:hyperlink>
      <w:r w:rsidDel="00000000" w:rsidR="00000000" w:rsidRPr="00000000">
        <w:rPr>
          <w:rtl w:val="0"/>
        </w:rPr>
        <w:t xml:space="preserve">)</w:t>
      </w:r>
    </w:p>
    <w:p w:rsidR="00000000" w:rsidDel="00000000" w:rsidP="00000000" w:rsidRDefault="00000000" w:rsidRPr="00000000" w14:paraId="0000000E">
      <w:pPr>
        <w:numPr>
          <w:ilvl w:val="1"/>
          <w:numId w:val="2"/>
        </w:numPr>
        <w:ind w:left="1440" w:hanging="360"/>
        <w:rPr>
          <w:u w:val="none"/>
        </w:rPr>
      </w:pPr>
      <w:r w:rsidDel="00000000" w:rsidR="00000000" w:rsidRPr="00000000">
        <w:rPr>
          <w:rtl w:val="0"/>
        </w:rPr>
        <w:t xml:space="preserve">Python2.7 INstall (</w:t>
      </w:r>
      <w:r w:rsidDel="00000000" w:rsidR="00000000" w:rsidRPr="00000000">
        <w:rPr>
          <w:sz w:val="18"/>
          <w:szCs w:val="18"/>
          <w:rtl w:val="0"/>
        </w:rPr>
        <w:t xml:space="preserve">Installation Guide</w:t>
      </w:r>
      <w:r w:rsidDel="00000000" w:rsidR="00000000" w:rsidRPr="00000000">
        <w:rPr>
          <w:rtl w:val="0"/>
        </w:rPr>
        <w:t xml:space="preserve">)</w:t>
      </w:r>
    </w:p>
    <w:p w:rsidR="00000000" w:rsidDel="00000000" w:rsidP="00000000" w:rsidRDefault="00000000" w:rsidRPr="00000000" w14:paraId="0000000F">
      <w:pPr>
        <w:numPr>
          <w:ilvl w:val="1"/>
          <w:numId w:val="2"/>
        </w:numPr>
        <w:ind w:left="1440" w:hanging="360"/>
        <w:rPr>
          <w:u w:val="none"/>
        </w:rPr>
      </w:pPr>
      <w:r w:rsidDel="00000000" w:rsidR="00000000" w:rsidRPr="00000000">
        <w:rPr>
          <w:rtl w:val="0"/>
        </w:rPr>
        <w:t xml:space="preserve">Node.js </w:t>
      </w:r>
      <w:r w:rsidDel="00000000" w:rsidR="00000000" w:rsidRPr="00000000">
        <w:rPr>
          <w:sz w:val="18"/>
          <w:szCs w:val="18"/>
          <w:rtl w:val="0"/>
        </w:rPr>
        <w:t xml:space="preserve">(</w:t>
      </w:r>
      <w:hyperlink w:anchor="_mj2rtflgl2e5">
        <w:r w:rsidDel="00000000" w:rsidR="00000000" w:rsidRPr="00000000">
          <w:rPr>
            <w:color w:val="1155cc"/>
            <w:sz w:val="18"/>
            <w:szCs w:val="18"/>
            <w:u w:val="single"/>
            <w:rtl w:val="0"/>
          </w:rPr>
          <w:t xml:space="preserve">Installation Guide</w:t>
        </w:r>
      </w:hyperlink>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010">
      <w:pPr>
        <w:numPr>
          <w:ilvl w:val="1"/>
          <w:numId w:val="2"/>
        </w:numPr>
        <w:ind w:left="1440" w:hanging="360"/>
      </w:pPr>
      <w:r w:rsidDel="00000000" w:rsidR="00000000" w:rsidRPr="00000000">
        <w:rPr>
          <w:rtl w:val="0"/>
        </w:rPr>
        <w:t xml:space="preserve">@EasyDevops/Angular-Auth-Plugin (</w:t>
      </w:r>
      <w:hyperlink w:anchor="_k27rdto9b5l0">
        <w:r w:rsidDel="00000000" w:rsidR="00000000" w:rsidRPr="00000000">
          <w:rPr>
            <w:color w:val="1155cc"/>
            <w:sz w:val="18"/>
            <w:szCs w:val="18"/>
            <w:u w:val="single"/>
            <w:rtl w:val="0"/>
          </w:rPr>
          <w:t xml:space="preserve">Installation Guide</w:t>
        </w:r>
      </w:hyperlink>
      <w:r w:rsidDel="00000000" w:rsidR="00000000" w:rsidRPr="00000000">
        <w:rPr>
          <w:rtl w:val="0"/>
        </w:rPr>
        <w:t xml:space="preserve">) </w:t>
      </w:r>
    </w:p>
    <w:p w:rsidR="00000000" w:rsidDel="00000000" w:rsidP="00000000" w:rsidRDefault="00000000" w:rsidRPr="00000000" w14:paraId="00000011">
      <w:pPr>
        <w:numPr>
          <w:ilvl w:val="1"/>
          <w:numId w:val="2"/>
        </w:numPr>
        <w:ind w:left="1440" w:hanging="360"/>
      </w:pPr>
      <w:r w:rsidDel="00000000" w:rsidR="00000000" w:rsidRPr="00000000">
        <w:rPr>
          <w:rtl w:val="0"/>
        </w:rPr>
        <w:t xml:space="preserve">Angular 8 (or latest version) (</w:t>
      </w:r>
      <w:hyperlink w:anchor="_v84rhqxcan6j">
        <w:r w:rsidDel="00000000" w:rsidR="00000000" w:rsidRPr="00000000">
          <w:rPr>
            <w:color w:val="1155cc"/>
            <w:sz w:val="18"/>
            <w:szCs w:val="18"/>
            <w:u w:val="single"/>
            <w:rtl w:val="0"/>
          </w:rPr>
          <w:t xml:space="preserve">Installation Guide</w:t>
        </w:r>
      </w:hyperlink>
      <w:r w:rsidDel="00000000" w:rsidR="00000000" w:rsidRPr="00000000">
        <w:rPr>
          <w:rtl w:val="0"/>
        </w:rPr>
        <w:t xml:space="preserve">)</w:t>
      </w:r>
    </w:p>
    <w:p w:rsidR="00000000" w:rsidDel="00000000" w:rsidP="00000000" w:rsidRDefault="00000000" w:rsidRPr="00000000" w14:paraId="00000012">
      <w:pPr>
        <w:numPr>
          <w:ilvl w:val="1"/>
          <w:numId w:val="2"/>
        </w:numPr>
        <w:ind w:left="1440" w:hanging="360"/>
        <w:rPr>
          <w:u w:val="none"/>
        </w:rPr>
      </w:pPr>
      <w:r w:rsidDel="00000000" w:rsidR="00000000" w:rsidRPr="00000000">
        <w:rPr>
          <w:rtl w:val="0"/>
        </w:rPr>
        <w:t xml:space="preserve">Visual Studio Code (</w:t>
      </w:r>
      <w:hyperlink w:anchor="_8z7ztjh8cvsl">
        <w:r w:rsidDel="00000000" w:rsidR="00000000" w:rsidRPr="00000000">
          <w:rPr>
            <w:color w:val="1155cc"/>
            <w:sz w:val="18"/>
            <w:szCs w:val="18"/>
            <w:u w:val="single"/>
            <w:rtl w:val="0"/>
          </w:rPr>
          <w:t xml:space="preserve">Installation</w:t>
        </w:r>
      </w:hyperlink>
      <w:r w:rsidDel="00000000" w:rsidR="00000000" w:rsidRPr="00000000">
        <w:rPr>
          <w:rtl w:val="0"/>
        </w:rPr>
        <w:t xml:space="preserve">)</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pStyle w:val="Heading1"/>
        <w:rPr/>
      </w:pPr>
      <w:bookmarkStart w:colFirst="0" w:colLast="0" w:name="_zhi1baueht32" w:id="3"/>
      <w:bookmarkEnd w:id="3"/>
      <w:r w:rsidDel="00000000" w:rsidR="00000000" w:rsidRPr="00000000">
        <w:rPr>
          <w:rtl w:val="0"/>
        </w:rPr>
        <w:t xml:space="preserve">Install Redis Cache Locally</w:t>
      </w:r>
    </w:p>
    <w:p w:rsidR="00000000" w:rsidDel="00000000" w:rsidP="00000000" w:rsidRDefault="00000000" w:rsidRPr="00000000" w14:paraId="00000015">
      <w:pPr>
        <w:rPr>
          <w:color w:val="222222"/>
        </w:rPr>
      </w:pPr>
      <w:r w:rsidDel="00000000" w:rsidR="00000000" w:rsidRPr="00000000">
        <w:rPr>
          <w:color w:val="222222"/>
          <w:rtl w:val="0"/>
        </w:rPr>
        <w:t xml:space="preserve">To make sure that everyone has Redis Cache installed locally so that we don't miss any scenarios when developing as well as increase performance locally.  </w:t>
      </w:r>
    </w:p>
    <w:p w:rsidR="00000000" w:rsidDel="00000000" w:rsidP="00000000" w:rsidRDefault="00000000" w:rsidRPr="00000000" w14:paraId="00000016">
      <w:pPr>
        <w:rPr>
          <w:color w:val="222222"/>
        </w:rPr>
      </w:pPr>
      <w:r w:rsidDel="00000000" w:rsidR="00000000" w:rsidRPr="00000000">
        <w:rPr>
          <w:rtl w:val="0"/>
        </w:rPr>
      </w:r>
    </w:p>
    <w:p w:rsidR="00000000" w:rsidDel="00000000" w:rsidP="00000000" w:rsidRDefault="00000000" w:rsidRPr="00000000" w14:paraId="00000017">
      <w:pPr>
        <w:rPr>
          <w:color w:val="222222"/>
        </w:rPr>
      </w:pPr>
      <w:r w:rsidDel="00000000" w:rsidR="00000000" w:rsidRPr="00000000">
        <w:rPr>
          <w:color w:val="222222"/>
          <w:rtl w:val="0"/>
        </w:rPr>
        <w:t xml:space="preserve">And here is the link to download Redis Desktop Manager tool that will let you view the cache:</w:t>
      </w:r>
    </w:p>
    <w:p w:rsidR="00000000" w:rsidDel="00000000" w:rsidP="00000000" w:rsidRDefault="00000000" w:rsidRPr="00000000" w14:paraId="00000018">
      <w:pPr>
        <w:rPr>
          <w:color w:val="222222"/>
          <w:sz w:val="19"/>
          <w:szCs w:val="19"/>
        </w:rPr>
      </w:pPr>
      <w:r w:rsidDel="00000000" w:rsidR="00000000" w:rsidRPr="00000000">
        <w:rPr>
          <w:rtl w:val="0"/>
        </w:rPr>
      </w:r>
    </w:p>
    <w:p w:rsidR="00000000" w:rsidDel="00000000" w:rsidP="00000000" w:rsidRDefault="00000000" w:rsidRPr="00000000" w14:paraId="00000019">
      <w:pPr>
        <w:rPr>
          <w:color w:val="1155cc"/>
          <w:sz w:val="18"/>
          <w:szCs w:val="18"/>
          <w:u w:val="single"/>
        </w:rPr>
      </w:pPr>
      <w:hyperlink r:id="rId9">
        <w:r w:rsidDel="00000000" w:rsidR="00000000" w:rsidRPr="00000000">
          <w:rPr>
            <w:color w:val="1155cc"/>
            <w:sz w:val="18"/>
            <w:szCs w:val="18"/>
            <w:u w:val="single"/>
            <w:rtl w:val="0"/>
          </w:rPr>
          <w:t xml:space="preserve">https://drive.google.com/drive/folders/1PryG9D6Pd7Z9qvIZgBlVoWU8Qjl7g3CB</w:t>
        </w:r>
      </w:hyperlink>
      <w:r w:rsidDel="00000000" w:rsidR="00000000" w:rsidRPr="00000000">
        <w:fldChar w:fldCharType="begin"/>
        <w:instrText xml:space="preserve"> HYPERLINK "https://redisdesktop.com/download" </w:instrText>
        <w:fldChar w:fldCharType="separate"/>
      </w:r>
      <w:r w:rsidDel="00000000" w:rsidR="00000000" w:rsidRPr="00000000">
        <w:rPr>
          <w:rtl w:val="0"/>
        </w:rPr>
      </w:r>
    </w:p>
    <w:p w:rsidR="00000000" w:rsidDel="00000000" w:rsidP="00000000" w:rsidRDefault="00000000" w:rsidRPr="00000000" w14:paraId="0000001A">
      <w:pPr>
        <w:rPr/>
      </w:pPr>
      <w:r w:rsidDel="00000000" w:rsidR="00000000" w:rsidRPr="00000000">
        <w:fldChar w:fldCharType="end"/>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Use the Redis-x64-3.2.100.msi installer to install Redis.</w:t>
      </w:r>
    </w:p>
    <w:p w:rsidR="00000000" w:rsidDel="00000000" w:rsidP="00000000" w:rsidRDefault="00000000" w:rsidRPr="00000000" w14:paraId="0000001C">
      <w:pPr>
        <w:rPr/>
      </w:pPr>
      <w:r w:rsidDel="00000000" w:rsidR="00000000" w:rsidRPr="00000000">
        <w:rPr>
          <w:rtl w:val="0"/>
        </w:rPr>
        <w:t xml:space="preserve">Then use the file redis-desktop-manager-0.9.3.817.zip for installing the manager tools.</w:t>
      </w:r>
    </w:p>
    <w:p w:rsidR="00000000" w:rsidDel="00000000" w:rsidP="00000000" w:rsidRDefault="00000000" w:rsidRPr="00000000" w14:paraId="0000001D">
      <w:pPr>
        <w:rPr/>
      </w:pPr>
      <w:r w:rsidDel="00000000" w:rsidR="00000000" w:rsidRPr="00000000">
        <w:fldChar w:fldCharType="begin"/>
        <w:instrText xml:space="preserve"> HYPERLINK "https://redisdesktop.com/download" </w:instrText>
        <w:fldChar w:fldCharType="separate"/>
      </w:r>
      <w:r w:rsidDel="00000000" w:rsidR="00000000" w:rsidRPr="00000000">
        <w:rPr>
          <w:rtl w:val="0"/>
        </w:rPr>
      </w:r>
    </w:p>
    <w:p w:rsidR="00000000" w:rsidDel="00000000" w:rsidP="00000000" w:rsidRDefault="00000000" w:rsidRPr="00000000" w14:paraId="0000001E">
      <w:pPr>
        <w:rPr>
          <w:color w:val="222222"/>
        </w:rPr>
      </w:pPr>
      <w:r w:rsidDel="00000000" w:rsidR="00000000" w:rsidRPr="00000000">
        <w:fldChar w:fldCharType="end"/>
      </w:r>
      <w:r w:rsidDel="00000000" w:rsidR="00000000" w:rsidRPr="00000000">
        <w:rPr>
          <w:color w:val="222222"/>
          <w:rtl w:val="0"/>
        </w:rPr>
        <w:t xml:space="preserve">When creating a new connection in the desktop manager it should look like:</w:t>
      </w:r>
    </w:p>
    <w:p w:rsidR="00000000" w:rsidDel="00000000" w:rsidP="00000000" w:rsidRDefault="00000000" w:rsidRPr="00000000" w14:paraId="0000001F">
      <w:pPr>
        <w:rPr>
          <w:color w:val="222222"/>
          <w:sz w:val="19"/>
          <w:szCs w:val="19"/>
        </w:rPr>
      </w:pPr>
      <w:r w:rsidDel="00000000" w:rsidR="00000000" w:rsidRPr="00000000">
        <w:rPr>
          <w:rtl w:val="0"/>
        </w:rPr>
      </w:r>
    </w:p>
    <w:p w:rsidR="00000000" w:rsidDel="00000000" w:rsidP="00000000" w:rsidRDefault="00000000" w:rsidRPr="00000000" w14:paraId="00000020">
      <w:pPr>
        <w:rPr>
          <w:color w:val="222222"/>
          <w:sz w:val="19"/>
          <w:szCs w:val="19"/>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4343400" cy="4257675"/>
            <wp:effectExtent b="0" l="0" r="0" t="0"/>
            <wp:docPr id="1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343400"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color w:val="222222"/>
          <w:sz w:val="19"/>
          <w:szCs w:val="19"/>
        </w:rPr>
      </w:pPr>
      <w:r w:rsidDel="00000000" w:rsidR="00000000" w:rsidRPr="00000000">
        <w:rPr>
          <w:color w:val="222222"/>
          <w:sz w:val="19"/>
          <w:szCs w:val="19"/>
          <w:rtl w:val="0"/>
        </w:rPr>
        <w:t xml:space="preserve">The name can be changed to whatever makes sense for your local env.  </w:t>
      </w:r>
    </w:p>
    <w:p w:rsidR="00000000" w:rsidDel="00000000" w:rsidP="00000000" w:rsidRDefault="00000000" w:rsidRPr="00000000" w14:paraId="00000024">
      <w:pPr>
        <w:rPr>
          <w:color w:val="222222"/>
          <w:sz w:val="19"/>
          <w:szCs w:val="19"/>
        </w:rPr>
      </w:pPr>
      <w:r w:rsidDel="00000000" w:rsidR="00000000" w:rsidRPr="00000000">
        <w:rPr>
          <w:rtl w:val="0"/>
        </w:rPr>
      </w:r>
    </w:p>
    <w:p w:rsidR="00000000" w:rsidDel="00000000" w:rsidP="00000000" w:rsidRDefault="00000000" w:rsidRPr="00000000" w14:paraId="00000025">
      <w:pPr>
        <w:rPr>
          <w:color w:val="222222"/>
          <w:sz w:val="19"/>
          <w:szCs w:val="19"/>
        </w:rPr>
      </w:pPr>
      <w:r w:rsidDel="00000000" w:rsidR="00000000" w:rsidRPr="00000000">
        <w:rPr>
          <w:color w:val="222222"/>
          <w:sz w:val="19"/>
          <w:szCs w:val="19"/>
          <w:rtl w:val="0"/>
        </w:rPr>
        <w:t xml:space="preserve">If you have any questions please reach out to Sarathy or Rex. </w:t>
      </w:r>
    </w:p>
    <w:p w:rsidR="00000000" w:rsidDel="00000000" w:rsidP="00000000" w:rsidRDefault="00000000" w:rsidRPr="00000000" w14:paraId="00000026">
      <w:pPr>
        <w:rPr>
          <w:color w:val="222222"/>
          <w:sz w:val="19"/>
          <w:szCs w:val="19"/>
        </w:rPr>
      </w:pPr>
      <w:r w:rsidDel="00000000" w:rsidR="00000000" w:rsidRPr="00000000">
        <w:rPr>
          <w:rtl w:val="0"/>
        </w:rPr>
      </w:r>
    </w:p>
    <w:p w:rsidR="00000000" w:rsidDel="00000000" w:rsidP="00000000" w:rsidRDefault="00000000" w:rsidRPr="00000000" w14:paraId="00000027">
      <w:pPr>
        <w:ind w:left="1440" w:firstLine="0"/>
        <w:rPr/>
      </w:pPr>
      <w:r w:rsidDel="00000000" w:rsidR="00000000" w:rsidRPr="00000000">
        <w:rPr>
          <w:rtl w:val="0"/>
        </w:rPr>
      </w:r>
    </w:p>
    <w:p w:rsidR="00000000" w:rsidDel="00000000" w:rsidP="00000000" w:rsidRDefault="00000000" w:rsidRPr="00000000" w14:paraId="00000028">
      <w:pPr>
        <w:numPr>
          <w:ilvl w:val="0"/>
          <w:numId w:val="2"/>
        </w:numPr>
        <w:ind w:left="720" w:hanging="360"/>
        <w:rPr/>
      </w:pPr>
      <w:r w:rsidDel="00000000" w:rsidR="00000000" w:rsidRPr="00000000">
        <w:rPr>
          <w:rtl w:val="0"/>
        </w:rPr>
        <w:t xml:space="preserve">Clone the git repository</w:t>
      </w:r>
      <w:r w:rsidDel="00000000" w:rsidR="00000000" w:rsidRPr="00000000">
        <w:rPr>
          <w:rtl w:val="0"/>
        </w:rPr>
        <w:t xml:space="preserve"> for Polaris @ </w:t>
        <w:br w:type="textWrapping"/>
      </w:r>
      <w:r w:rsidDel="00000000" w:rsidR="00000000" w:rsidRPr="00000000">
        <w:rPr>
          <w:rFonts w:ascii="Roboto Mono" w:cs="Roboto Mono" w:eastAsia="Roboto Mono" w:hAnsi="Roboto Mono"/>
          <w:b w:val="1"/>
          <w:sz w:val="24"/>
          <w:szCs w:val="24"/>
          <w:shd w:fill="fce5cd" w:val="clear"/>
          <w:rtl w:val="0"/>
        </w:rPr>
        <w:t xml:space="preserve">https://pwc-gx-humancapital.visualstudio.com/Polaris/_git/Polaris</w:t>
      </w:r>
      <w:r w:rsidDel="00000000" w:rsidR="00000000" w:rsidRPr="00000000">
        <w:rPr>
          <w:i w:val="1"/>
          <w:color w:val="e69138"/>
          <w:rtl w:val="0"/>
        </w:rPr>
        <w:t xml:space="preserve">* After cloning the repository, you should replace all instances of %20 in the directory name with a space character. While not required, this may prevent certain issues from arising.</w:t>
      </w:r>
      <w:r w:rsidDel="00000000" w:rsidR="00000000" w:rsidRPr="00000000">
        <w:rPr>
          <w:rtl w:val="0"/>
        </w:rPr>
        <w:br w:type="textWrapping"/>
      </w:r>
    </w:p>
    <w:p w:rsidR="00000000" w:rsidDel="00000000" w:rsidP="00000000" w:rsidRDefault="00000000" w:rsidRPr="00000000" w14:paraId="00000029">
      <w:pPr>
        <w:numPr>
          <w:ilvl w:val="0"/>
          <w:numId w:val="2"/>
        </w:numPr>
        <w:ind w:left="720" w:hanging="360"/>
        <w:rPr/>
      </w:pPr>
      <w:r w:rsidDel="00000000" w:rsidR="00000000" w:rsidRPr="00000000">
        <w:rPr>
          <w:rtl w:val="0"/>
        </w:rPr>
        <w:t xml:space="preserve">Create a branch with your change in one of the following formats (braces=replace, brackets=optional):</w:t>
        <w:tab/>
        <w:br w:type="textWrapping"/>
      </w:r>
      <w:r w:rsidDel="00000000" w:rsidR="00000000" w:rsidRPr="00000000">
        <w:rPr>
          <w:rFonts w:ascii="Roboto Mono" w:cs="Roboto Mono" w:eastAsia="Roboto Mono" w:hAnsi="Roboto Mono"/>
          <w:b w:val="1"/>
          <w:sz w:val="24"/>
          <w:szCs w:val="24"/>
          <w:shd w:fill="fce5cd" w:val="clear"/>
          <w:rtl w:val="0"/>
        </w:rPr>
        <w:t xml:space="preserve">feature/US-USERSTORYNUMBER_some-description</w:t>
      </w:r>
      <w:r w:rsidDel="00000000" w:rsidR="00000000" w:rsidRPr="00000000">
        <w:rPr>
          <w:rFonts w:ascii="Roboto Mono" w:cs="Roboto Mono" w:eastAsia="Roboto Mono" w:hAnsi="Roboto Mono"/>
          <w:b w:val="1"/>
          <w:sz w:val="24"/>
          <w:szCs w:val="24"/>
          <w:shd w:fill="fce5cd" w:val="clear"/>
          <w:rtl w:val="0"/>
        </w:rPr>
        <w:t xml:space="preserve"> </w:t>
      </w:r>
      <w:r w:rsidDel="00000000" w:rsidR="00000000" w:rsidRPr="00000000">
        <w:rPr>
          <w:rtl w:val="0"/>
        </w:rPr>
        <w:br w:type="textWrapping"/>
        <w:t xml:space="preserve">Examples:</w:t>
        <w:br w:type="textWrapping"/>
      </w:r>
      <w:r w:rsidDel="00000000" w:rsidR="00000000" w:rsidRPr="00000000">
        <w:rPr>
          <w:rFonts w:ascii="Roboto Mono" w:cs="Roboto Mono" w:eastAsia="Roboto Mono" w:hAnsi="Roboto Mono"/>
          <w:b w:val="1"/>
          <w:sz w:val="24"/>
          <w:szCs w:val="24"/>
          <w:shd w:fill="fce5cd" w:val="clear"/>
          <w:rtl w:val="0"/>
        </w:rPr>
        <w:t xml:space="preserve">feature/US-123_create-new-awesome-feature</w:t>
      </w:r>
    </w:p>
    <w:p w:rsidR="00000000" w:rsidDel="00000000" w:rsidP="00000000" w:rsidRDefault="00000000" w:rsidRPr="00000000" w14:paraId="0000002A">
      <w:pPr>
        <w:ind w:left="720" w:firstLine="0"/>
        <w:rPr>
          <w:rFonts w:ascii="Roboto Mono" w:cs="Roboto Mono" w:eastAsia="Roboto Mono" w:hAnsi="Roboto Mono"/>
          <w:b w:val="1"/>
          <w:sz w:val="24"/>
          <w:szCs w:val="24"/>
          <w:shd w:fill="fce5cd" w:val="clear"/>
        </w:rPr>
      </w:pPr>
      <w:r w:rsidDel="00000000" w:rsidR="00000000" w:rsidRPr="00000000">
        <w:rPr>
          <w:rtl w:val="0"/>
        </w:rPr>
      </w:r>
    </w:p>
    <w:p w:rsidR="00000000" w:rsidDel="00000000" w:rsidP="00000000" w:rsidRDefault="00000000" w:rsidRPr="00000000" w14:paraId="0000002B">
      <w:pPr>
        <w:numPr>
          <w:ilvl w:val="0"/>
          <w:numId w:val="2"/>
        </w:numPr>
        <w:ind w:left="720" w:hanging="360"/>
      </w:pPr>
      <w:r w:rsidDel="00000000" w:rsidR="00000000" w:rsidRPr="00000000">
        <w:rPr>
          <w:rtl w:val="0"/>
        </w:rPr>
        <w:t xml:space="preserve">Open the FIT solution file (</w:t>
      </w:r>
      <w:r w:rsidDel="00000000" w:rsidR="00000000" w:rsidRPr="00000000">
        <w:rPr>
          <w:rFonts w:ascii="Roboto Mono" w:cs="Roboto Mono" w:eastAsia="Roboto Mono" w:hAnsi="Roboto Mono"/>
          <w:b w:val="1"/>
          <w:sz w:val="24"/>
          <w:szCs w:val="24"/>
          <w:shd w:fill="fce5cd" w:val="clear"/>
          <w:rtl w:val="0"/>
        </w:rPr>
        <w:t xml:space="preserve">FIT.sln</w:t>
      </w:r>
      <w:r w:rsidDel="00000000" w:rsidR="00000000" w:rsidRPr="00000000">
        <w:rPr>
          <w:rtl w:val="0"/>
        </w:rPr>
        <w:t xml:space="preserve">) from the cloned repository.</w:t>
        <w:br w:type="textWrapping"/>
      </w:r>
    </w:p>
    <w:p w:rsidR="00000000" w:rsidDel="00000000" w:rsidP="00000000" w:rsidRDefault="00000000" w:rsidRPr="00000000" w14:paraId="0000002C">
      <w:pPr>
        <w:numPr>
          <w:ilvl w:val="0"/>
          <w:numId w:val="2"/>
        </w:numPr>
        <w:ind w:left="720" w:hanging="360"/>
        <w:rPr>
          <w:u w:val="none"/>
        </w:rPr>
      </w:pPr>
      <w:r w:rsidDel="00000000" w:rsidR="00000000" w:rsidRPr="00000000">
        <w:rPr>
          <w:rtl w:val="0"/>
        </w:rPr>
        <w:t xml:space="preserve">Build the FIT .NET Solution </w:t>
      </w:r>
      <w:r w:rsidDel="00000000" w:rsidR="00000000" w:rsidRPr="00000000">
        <w:rPr>
          <w:rtl w:val="0"/>
        </w:rPr>
      </w:r>
    </w:p>
    <w:p w:rsidR="00000000" w:rsidDel="00000000" w:rsidP="00000000" w:rsidRDefault="00000000" w:rsidRPr="00000000" w14:paraId="0000002D">
      <w:pPr>
        <w:numPr>
          <w:ilvl w:val="0"/>
          <w:numId w:val="2"/>
        </w:numPr>
        <w:ind w:left="720" w:hanging="360"/>
        <w:rPr>
          <w:u w:val="none"/>
        </w:rPr>
      </w:pPr>
      <w:r w:rsidDel="00000000" w:rsidR="00000000" w:rsidRPr="00000000">
        <w:rPr>
          <w:rtl w:val="0"/>
        </w:rPr>
        <w:t xml:space="preserve">Run this before running npm install</w:t>
      </w:r>
    </w:p>
    <w:p w:rsidR="00000000" w:rsidDel="00000000" w:rsidP="00000000" w:rsidRDefault="00000000" w:rsidRPr="00000000" w14:paraId="0000002E">
      <w:pPr>
        <w:numPr>
          <w:ilvl w:val="1"/>
          <w:numId w:val="2"/>
        </w:numPr>
        <w:ind w:left="1440" w:hanging="360"/>
      </w:pPr>
      <w:r w:rsidDel="00000000" w:rsidR="00000000" w:rsidRPr="00000000">
        <w:rPr>
          <w:rFonts w:ascii="Roboto Mono" w:cs="Roboto Mono" w:eastAsia="Roboto Mono" w:hAnsi="Roboto Mono"/>
          <w:b w:val="1"/>
          <w:sz w:val="20"/>
          <w:szCs w:val="20"/>
          <w:shd w:fill="fce5cd" w:val="clear"/>
          <w:rtl w:val="0"/>
        </w:rPr>
        <w:t xml:space="preserve">$Env:NODE_TLS_REJECT_UNAUTHORIZED=0</w:t>
      </w:r>
      <w:r w:rsidDel="00000000" w:rsidR="00000000" w:rsidRPr="00000000">
        <w:rPr>
          <w:rtl w:val="0"/>
        </w:rPr>
      </w:r>
    </w:p>
    <w:p w:rsidR="00000000" w:rsidDel="00000000" w:rsidP="00000000" w:rsidRDefault="00000000" w:rsidRPr="00000000" w14:paraId="0000002F">
      <w:pPr>
        <w:numPr>
          <w:ilvl w:val="0"/>
          <w:numId w:val="2"/>
        </w:numPr>
        <w:ind w:left="720" w:hanging="360"/>
      </w:pPr>
      <w:r w:rsidDel="00000000" w:rsidR="00000000" w:rsidRPr="00000000">
        <w:rPr>
          <w:rtl w:val="0"/>
        </w:rPr>
        <w:t xml:space="preserve">In the</w:t>
      </w:r>
      <w:r w:rsidDel="00000000" w:rsidR="00000000" w:rsidRPr="00000000">
        <w:rPr>
          <w:rtl w:val="0"/>
        </w:rPr>
        <w:t xml:space="preserve"> FIT.Web</w:t>
      </w:r>
      <w:r w:rsidDel="00000000" w:rsidR="00000000" w:rsidRPr="00000000">
        <w:rPr>
          <w:rtl w:val="0"/>
        </w:rPr>
        <w:t xml:space="preserve">.Client directory, run the following command on the command prompt:</w:t>
        <w:br w:type="textWrapping"/>
      </w:r>
      <w:r w:rsidDel="00000000" w:rsidR="00000000" w:rsidRPr="00000000">
        <w:rPr>
          <w:rFonts w:ascii="Roboto Mono" w:cs="Roboto Mono" w:eastAsia="Roboto Mono" w:hAnsi="Roboto Mono"/>
          <w:b w:val="1"/>
          <w:sz w:val="24"/>
          <w:szCs w:val="24"/>
          <w:shd w:fill="fce5cd" w:val="clear"/>
          <w:rtl w:val="0"/>
        </w:rPr>
        <w:t xml:space="preserve">npm install</w:t>
      </w:r>
      <w:r w:rsidDel="00000000" w:rsidR="00000000" w:rsidRPr="00000000">
        <w:rPr>
          <w:rtl w:val="0"/>
        </w:rPr>
        <w:br w:type="textWrapping"/>
        <w:br w:type="textWrapping"/>
        <w:t xml:space="preserve">This will install all the required Node.js dependencies.</w:t>
        <w:br w:type="textWrapping"/>
      </w:r>
      <w:r w:rsidDel="00000000" w:rsidR="00000000" w:rsidRPr="00000000">
        <w:rPr/>
        <w:drawing>
          <wp:inline distB="114300" distT="114300" distL="114300" distR="114300">
            <wp:extent cx="4672013" cy="2448314"/>
            <wp:effectExtent b="0" l="0" r="0" t="0"/>
            <wp:docPr id="4"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4672013" cy="2448314"/>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0">
      <w:pPr>
        <w:ind w:left="720" w:firstLine="0"/>
        <w:rPr/>
      </w:pPr>
      <w:r w:rsidDel="00000000" w:rsidR="00000000" w:rsidRPr="00000000">
        <w:rPr>
          <w:rtl w:val="0"/>
        </w:rPr>
        <w:t xml:space="preserve">If you get self signed certificate error, then goto </w:t>
      </w:r>
      <w:hyperlink w:anchor="_v6hx51lyzh9b">
        <w:r w:rsidDel="00000000" w:rsidR="00000000" w:rsidRPr="00000000">
          <w:rPr>
            <w:color w:val="1155cc"/>
            <w:u w:val="single"/>
            <w:rtl w:val="0"/>
          </w:rPr>
          <w:t xml:space="preserve">Troubleshooting Tips</w:t>
        </w:r>
      </w:hyperlink>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rtl w:val="0"/>
        </w:rPr>
        <w:t xml:space="preserve">Running “</w:t>
      </w:r>
      <w:r w:rsidDel="00000000" w:rsidR="00000000" w:rsidRPr="00000000">
        <w:rPr>
          <w:color w:val="202124"/>
          <w:sz w:val="21"/>
          <w:szCs w:val="21"/>
          <w:shd w:fill="f8f9fa" w:val="clear"/>
          <w:rtl w:val="0"/>
        </w:rPr>
        <w:t xml:space="preserve">npm set strict-ssl false” will fix the self signed certificate error.</w:t>
      </w: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drawing>
          <wp:inline distB="114300" distT="114300" distL="114300" distR="114300">
            <wp:extent cx="5943600" cy="4991100"/>
            <wp:effectExtent b="0" l="0" r="0" t="0"/>
            <wp:docPr id="1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numPr>
          <w:ilvl w:val="0"/>
          <w:numId w:val="2"/>
        </w:numPr>
        <w:ind w:left="720" w:hanging="360"/>
        <w:rPr>
          <w:u w:val="none"/>
        </w:rPr>
      </w:pPr>
      <w:r w:rsidDel="00000000" w:rsidR="00000000" w:rsidRPr="00000000">
        <w:rPr>
          <w:rtl w:val="0"/>
        </w:rPr>
        <w:t xml:space="preserve">In the </w:t>
      </w:r>
      <w:r w:rsidDel="00000000" w:rsidR="00000000" w:rsidRPr="00000000">
        <w:rPr>
          <w:b w:val="1"/>
          <w:i w:val="1"/>
          <w:rtl w:val="0"/>
        </w:rPr>
        <w:t xml:space="preserve">FIT.Web.Client</w:t>
      </w:r>
      <w:r w:rsidDel="00000000" w:rsidR="00000000" w:rsidRPr="00000000">
        <w:rPr>
          <w:rtl w:val="0"/>
        </w:rPr>
        <w:t xml:space="preserve"> directory, run the following command on the command prompt:</w:t>
        <w:br w:type="textWrapping"/>
      </w:r>
      <w:r w:rsidDel="00000000" w:rsidR="00000000" w:rsidRPr="00000000">
        <w:rPr>
          <w:rFonts w:ascii="Roboto Mono" w:cs="Roboto Mono" w:eastAsia="Roboto Mono" w:hAnsi="Roboto Mono"/>
          <w:b w:val="1"/>
          <w:sz w:val="24"/>
          <w:szCs w:val="24"/>
          <w:shd w:fill="fce5cd" w:val="clear"/>
          <w:rtl w:val="0"/>
        </w:rPr>
        <w:t xml:space="preserve">n</w:t>
      </w:r>
      <w:r w:rsidDel="00000000" w:rsidR="00000000" w:rsidRPr="00000000">
        <w:rPr>
          <w:rFonts w:ascii="Roboto Mono" w:cs="Roboto Mono" w:eastAsia="Roboto Mono" w:hAnsi="Roboto Mono"/>
          <w:b w:val="1"/>
          <w:sz w:val="24"/>
          <w:szCs w:val="24"/>
          <w:shd w:fill="fce5cd" w:val="clear"/>
          <w:rtl w:val="0"/>
        </w:rPr>
        <w:t xml:space="preserve">g build --prod</w:t>
      </w:r>
      <w:r w:rsidDel="00000000" w:rsidR="00000000" w:rsidRPr="00000000">
        <w:rPr>
          <w:rtl w:val="0"/>
        </w:rPr>
        <w:br w:type="textWrapping"/>
        <w:br w:type="textWrapping"/>
        <w:t xml:space="preserve">This will build and copy the client-side artifacts into the webroot direction.</w:t>
        <w:br w:type="textWrapping"/>
      </w:r>
      <w:r w:rsidDel="00000000" w:rsidR="00000000" w:rsidRPr="00000000">
        <w:rPr/>
        <w:drawing>
          <wp:inline distB="114300" distT="114300" distL="114300" distR="114300">
            <wp:extent cx="4652963" cy="2438331"/>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652963" cy="2438331"/>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6">
      <w:pPr>
        <w:ind w:left="720" w:firstLine="0"/>
        <w:rPr>
          <w:color w:val="3c4043"/>
          <w:sz w:val="21"/>
          <w:szCs w:val="21"/>
          <w:highlight w:val="white"/>
        </w:rPr>
      </w:pPr>
      <w:r w:rsidDel="00000000" w:rsidR="00000000" w:rsidRPr="00000000">
        <w:rPr>
          <w:color w:val="3c4043"/>
          <w:sz w:val="21"/>
          <w:szCs w:val="21"/>
          <w:highlight w:val="white"/>
          <w:rtl w:val="0"/>
        </w:rPr>
        <w:t xml:space="preserve">Currently overflows the javascript heap. Can workaround by executing this instead:</w:t>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color w:val="3c4043"/>
          <w:sz w:val="21"/>
          <w:szCs w:val="21"/>
          <w:highlight w:val="white"/>
        </w:rPr>
      </w:pPr>
      <w:r w:rsidDel="00000000" w:rsidR="00000000" w:rsidRPr="00000000">
        <w:rPr>
          <w:color w:val="3c4043"/>
          <w:sz w:val="21"/>
          <w:szCs w:val="21"/>
          <w:highlight w:val="white"/>
          <w:rtl w:val="0"/>
        </w:rPr>
        <w:t xml:space="preserve">node --max-old-space-size=8192 node_modules/@angular/cli/bin/ng build --prod</w:t>
      </w:r>
    </w:p>
    <w:p w:rsidR="00000000" w:rsidDel="00000000" w:rsidP="00000000" w:rsidRDefault="00000000" w:rsidRPr="00000000" w14:paraId="00000039">
      <w:pPr>
        <w:ind w:left="720" w:firstLine="0"/>
        <w:rPr>
          <w:color w:val="3c4043"/>
          <w:sz w:val="21"/>
          <w:szCs w:val="21"/>
          <w:highlight w:val="white"/>
        </w:rPr>
      </w:pPr>
      <w:r w:rsidDel="00000000" w:rsidR="00000000" w:rsidRPr="00000000">
        <w:rPr>
          <w:rtl w:val="0"/>
        </w:rPr>
      </w:r>
    </w:p>
    <w:p w:rsidR="00000000" w:rsidDel="00000000" w:rsidP="00000000" w:rsidRDefault="00000000" w:rsidRPr="00000000" w14:paraId="0000003A">
      <w:pPr>
        <w:numPr>
          <w:ilvl w:val="0"/>
          <w:numId w:val="2"/>
        </w:numPr>
        <w:ind w:left="720" w:hanging="360"/>
        <w:rPr>
          <w:u w:val="none"/>
        </w:rPr>
      </w:pPr>
      <w:r w:rsidDel="00000000" w:rsidR="00000000" w:rsidRPr="00000000">
        <w:rPr>
          <w:rtl w:val="0"/>
        </w:rPr>
        <w:t xml:space="preserve">Within </w:t>
      </w:r>
      <w:r w:rsidDel="00000000" w:rsidR="00000000" w:rsidRPr="00000000">
        <w:rPr>
          <w:i w:val="1"/>
          <w:rtl w:val="0"/>
        </w:rPr>
        <w:t xml:space="preserve">Visual Studio</w:t>
      </w:r>
      <w:r w:rsidDel="00000000" w:rsidR="00000000" w:rsidRPr="00000000">
        <w:rPr>
          <w:rtl w:val="0"/>
        </w:rPr>
        <w:t xml:space="preserve">, expand </w:t>
      </w:r>
      <w:r w:rsidDel="00000000" w:rsidR="00000000" w:rsidRPr="00000000">
        <w:rPr>
          <w:b w:val="1"/>
          <w:i w:val="1"/>
          <w:rtl w:val="0"/>
        </w:rPr>
        <w:t xml:space="preserve">FIT.Database</w:t>
      </w:r>
      <w:r w:rsidDel="00000000" w:rsidR="00000000" w:rsidRPr="00000000">
        <w:rPr>
          <w:rtl w:val="0"/>
        </w:rPr>
        <w:t xml:space="preserve"> in the </w:t>
      </w:r>
      <w:r w:rsidDel="00000000" w:rsidR="00000000" w:rsidRPr="00000000">
        <w:rPr>
          <w:i w:val="1"/>
          <w:rtl w:val="0"/>
        </w:rPr>
        <w:t xml:space="preserve">Solution Explorer</w:t>
      </w:r>
      <w:r w:rsidDel="00000000" w:rsidR="00000000" w:rsidRPr="00000000">
        <w:rPr>
          <w:rtl w:val="0"/>
        </w:rPr>
        <w:t xml:space="preserve"> then double-click on the </w:t>
      </w:r>
      <w:r w:rsidDel="00000000" w:rsidR="00000000" w:rsidRPr="00000000">
        <w:rPr>
          <w:b w:val="1"/>
          <w:i w:val="1"/>
          <w:rtl w:val="0"/>
        </w:rPr>
        <w:t xml:space="preserve">FIT.Database.Publish.xml</w:t>
      </w:r>
      <w:r w:rsidDel="00000000" w:rsidR="00000000" w:rsidRPr="00000000">
        <w:rPr>
          <w:rtl w:val="0"/>
        </w:rPr>
        <w:t xml:space="preserve"> file to setup a local test database.</w:t>
        <w:br w:type="textWrapping"/>
        <w:br w:type="textWrapping"/>
      </w:r>
    </w:p>
    <w:p w:rsidR="00000000" w:rsidDel="00000000" w:rsidP="00000000" w:rsidRDefault="00000000" w:rsidRPr="00000000" w14:paraId="0000003B">
      <w:pPr>
        <w:numPr>
          <w:ilvl w:val="1"/>
          <w:numId w:val="2"/>
        </w:numPr>
        <w:ind w:left="1440" w:hanging="360"/>
        <w:rPr>
          <w:u w:val="none"/>
        </w:rPr>
      </w:pPr>
      <w:r w:rsidDel="00000000" w:rsidR="00000000" w:rsidRPr="00000000">
        <w:rPr>
          <w:rtl w:val="0"/>
        </w:rPr>
        <w:t xml:space="preserve">Click the </w:t>
      </w:r>
      <w:r w:rsidDel="00000000" w:rsidR="00000000" w:rsidRPr="00000000">
        <w:rPr>
          <w:b w:val="1"/>
          <w:i w:val="1"/>
          <w:rtl w:val="0"/>
        </w:rPr>
        <w:t xml:space="preserve">Edit</w:t>
      </w:r>
      <w:r w:rsidDel="00000000" w:rsidR="00000000" w:rsidRPr="00000000">
        <w:rPr>
          <w:rtl w:val="0"/>
        </w:rPr>
        <w:t xml:space="preserve"> button and select the local </w:t>
      </w:r>
      <w:r w:rsidDel="00000000" w:rsidR="00000000" w:rsidRPr="00000000">
        <w:rPr>
          <w:i w:val="1"/>
          <w:rtl w:val="0"/>
        </w:rPr>
        <w:t xml:space="preserve">SQL Express</w:t>
      </w:r>
      <w:r w:rsidDel="00000000" w:rsidR="00000000" w:rsidRPr="00000000">
        <w:rPr>
          <w:rtl w:val="0"/>
        </w:rPr>
        <w:t xml:space="preserve"> server.</w:t>
      </w:r>
    </w:p>
    <w:p w:rsidR="00000000" w:rsidDel="00000000" w:rsidP="00000000" w:rsidRDefault="00000000" w:rsidRPr="00000000" w14:paraId="0000003C">
      <w:pPr>
        <w:numPr>
          <w:ilvl w:val="1"/>
          <w:numId w:val="2"/>
        </w:numPr>
        <w:ind w:left="1440" w:hanging="360"/>
        <w:rPr>
          <w:u w:val="none"/>
        </w:rPr>
      </w:pPr>
      <w:commentRangeStart w:id="7"/>
      <w:commentRangeStart w:id="8"/>
      <w:r w:rsidDel="00000000" w:rsidR="00000000" w:rsidRPr="00000000">
        <w:rPr>
          <w:rtl w:val="0"/>
        </w:rPr>
        <w:t xml:space="preserve">Click the </w:t>
      </w:r>
      <w:r w:rsidDel="00000000" w:rsidR="00000000" w:rsidRPr="00000000">
        <w:rPr>
          <w:b w:val="1"/>
          <w:i w:val="1"/>
          <w:rtl w:val="0"/>
        </w:rPr>
        <w:t xml:space="preserve">Load Values</w:t>
      </w:r>
      <w:r w:rsidDel="00000000" w:rsidR="00000000" w:rsidRPr="00000000">
        <w:rPr>
          <w:rtl w:val="0"/>
        </w:rPr>
        <w:t xml:space="preserve"> button to populate the </w:t>
      </w:r>
      <w:r w:rsidDel="00000000" w:rsidR="00000000" w:rsidRPr="00000000">
        <w:rPr>
          <w:i w:val="1"/>
          <w:rtl w:val="0"/>
        </w:rPr>
        <w:t xml:space="preserve">SQLCMD </w:t>
      </w:r>
      <w:r w:rsidDel="00000000" w:rsidR="00000000" w:rsidRPr="00000000">
        <w:rPr>
          <w:i w:val="1"/>
          <w:rtl w:val="0"/>
        </w:rPr>
        <w:t xml:space="preserve">variables</w:t>
      </w:r>
      <w:r w:rsidDel="00000000" w:rsidR="00000000" w:rsidRPr="00000000">
        <w:rPr>
          <w:rtl w:val="0"/>
        </w:rPr>
        <w:t xml:space="preserve">.</w:t>
        <w:br w:type="textWrapping"/>
      </w:r>
      <w:r w:rsidDel="00000000" w:rsidR="00000000" w:rsidRPr="00000000">
        <w:rPr/>
        <w:drawing>
          <wp:inline distB="114300" distT="114300" distL="114300" distR="114300">
            <wp:extent cx="4408405" cy="4471988"/>
            <wp:effectExtent b="0" l="0" r="0" t="0"/>
            <wp:docPr id="20"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4408405" cy="4471988"/>
                    </a:xfrm>
                    <a:prstGeom prst="rect"/>
                    <a:ln/>
                  </pic:spPr>
                </pic:pic>
              </a:graphicData>
            </a:graphic>
          </wp:inline>
        </w:drawing>
      </w:r>
      <w:r w:rsidDel="00000000" w:rsidR="00000000" w:rsidRPr="00000000">
        <w:rPr>
          <w:rtl w:val="0"/>
        </w:rPr>
        <w:br w:type="textWrapping"/>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3D">
      <w:pPr>
        <w:numPr>
          <w:ilvl w:val="1"/>
          <w:numId w:val="2"/>
        </w:numPr>
        <w:ind w:left="1440" w:hanging="360"/>
        <w:rPr>
          <w:u w:val="none"/>
        </w:rPr>
      </w:pPr>
      <w:r w:rsidDel="00000000" w:rsidR="00000000" w:rsidRPr="00000000">
        <w:rPr>
          <w:rtl w:val="0"/>
        </w:rPr>
        <w:t xml:space="preserve">Make sure that the FITDBName is “ECFIT”.  Also the FITDBOwnerLoginName should be your id, ie.  “PCWGLB\dbrooks016” (Signin to Desktop with pwc email address for this PCWGLB domain to work)</w:t>
      </w:r>
    </w:p>
    <w:p w:rsidR="00000000" w:rsidDel="00000000" w:rsidP="00000000" w:rsidRDefault="00000000" w:rsidRPr="00000000" w14:paraId="0000003E">
      <w:pPr>
        <w:numPr>
          <w:ilvl w:val="1"/>
          <w:numId w:val="2"/>
        </w:numPr>
        <w:ind w:left="1440" w:hanging="360"/>
        <w:rPr>
          <w:u w:val="none"/>
        </w:rPr>
      </w:pPr>
      <w:r w:rsidDel="00000000" w:rsidR="00000000" w:rsidRPr="00000000">
        <w:rPr>
          <w:rtl w:val="0"/>
        </w:rPr>
        <w:t xml:space="preserve">Prior to performing the next step go to the “Services” App in windows and make sure that SQLEXPRESS is running.</w:t>
      </w:r>
    </w:p>
    <w:p w:rsidR="00000000" w:rsidDel="00000000" w:rsidP="00000000" w:rsidRDefault="00000000" w:rsidRPr="00000000" w14:paraId="0000003F">
      <w:pPr>
        <w:ind w:left="1440" w:firstLine="0"/>
        <w:rPr/>
      </w:pPr>
      <w:r w:rsidDel="00000000" w:rsidR="00000000" w:rsidRPr="00000000">
        <w:rPr/>
        <w:drawing>
          <wp:inline distB="114300" distT="114300" distL="114300" distR="114300">
            <wp:extent cx="4129088" cy="350708"/>
            <wp:effectExtent b="0" l="0" r="0" t="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129088" cy="35070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1440" w:firstLine="0"/>
        <w:rPr/>
      </w:pPr>
      <w:r w:rsidDel="00000000" w:rsidR="00000000" w:rsidRPr="00000000">
        <w:rPr>
          <w:rtl w:val="0"/>
        </w:rPr>
        <w:t xml:space="preserve">If it is not, then right click on it and select Properties. Then select the Log On tab and change the Log on as: to Local System account.</w:t>
      </w:r>
    </w:p>
    <w:p w:rsidR="00000000" w:rsidDel="00000000" w:rsidP="00000000" w:rsidRDefault="00000000" w:rsidRPr="00000000" w14:paraId="00000041">
      <w:pPr>
        <w:ind w:left="1440" w:firstLine="0"/>
        <w:rPr/>
      </w:pPr>
      <w:r w:rsidDel="00000000" w:rsidR="00000000" w:rsidRPr="00000000">
        <w:rPr/>
        <w:drawing>
          <wp:inline distB="114300" distT="114300" distL="114300" distR="114300">
            <wp:extent cx="2967038" cy="3403367"/>
            <wp:effectExtent b="0" l="0" r="0" t="0"/>
            <wp:docPr id="21"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2967038" cy="3403367"/>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1440" w:firstLine="0"/>
        <w:rPr/>
      </w:pPr>
      <w:r w:rsidDel="00000000" w:rsidR="00000000" w:rsidRPr="00000000">
        <w:rPr>
          <w:rtl w:val="0"/>
        </w:rPr>
        <w:t xml:space="preserve">Click OK. Then Right click on SQLEXPRESS and Choose Start.</w:t>
      </w:r>
    </w:p>
    <w:p w:rsidR="00000000" w:rsidDel="00000000" w:rsidP="00000000" w:rsidRDefault="00000000" w:rsidRPr="00000000" w14:paraId="00000043">
      <w:pPr>
        <w:ind w:left="1440" w:firstLine="0"/>
        <w:rPr/>
      </w:pPr>
      <w:r w:rsidDel="00000000" w:rsidR="00000000" w:rsidRPr="00000000">
        <w:rPr>
          <w:rtl w:val="0"/>
        </w:rPr>
      </w:r>
    </w:p>
    <w:p w:rsidR="00000000" w:rsidDel="00000000" w:rsidP="00000000" w:rsidRDefault="00000000" w:rsidRPr="00000000" w14:paraId="00000044">
      <w:pPr>
        <w:numPr>
          <w:ilvl w:val="1"/>
          <w:numId w:val="2"/>
        </w:numPr>
        <w:ind w:left="1440" w:hanging="360"/>
        <w:rPr>
          <w:u w:val="none"/>
        </w:rPr>
      </w:pPr>
      <w:r w:rsidDel="00000000" w:rsidR="00000000" w:rsidRPr="00000000">
        <w:rPr>
          <w:rtl w:val="0"/>
        </w:rPr>
        <w:t xml:space="preserve">Click the </w:t>
      </w:r>
      <w:r w:rsidDel="00000000" w:rsidR="00000000" w:rsidRPr="00000000">
        <w:rPr>
          <w:b w:val="1"/>
          <w:i w:val="1"/>
          <w:rtl w:val="0"/>
        </w:rPr>
        <w:t xml:space="preserve">Publish</w:t>
      </w:r>
      <w:r w:rsidDel="00000000" w:rsidR="00000000" w:rsidRPr="00000000">
        <w:rPr>
          <w:rtl w:val="0"/>
        </w:rPr>
        <w:t xml:space="preserve"> button and await the creation of the database.</w:t>
      </w:r>
    </w:p>
    <w:p w:rsidR="00000000" w:rsidDel="00000000" w:rsidP="00000000" w:rsidRDefault="00000000" w:rsidRPr="00000000" w14:paraId="00000045">
      <w:pPr>
        <w:ind w:left="1440" w:firstLine="0"/>
        <w:rPr/>
      </w:pPr>
      <w:r w:rsidDel="00000000" w:rsidR="00000000" w:rsidRPr="00000000">
        <w:rPr>
          <w:rtl w:val="0"/>
        </w:rPr>
        <w:t xml:space="preserve">If the </w:t>
      </w:r>
      <w:r w:rsidDel="00000000" w:rsidR="00000000" w:rsidRPr="00000000">
        <w:rPr>
          <w:b w:val="1"/>
          <w:i w:val="1"/>
          <w:rtl w:val="0"/>
        </w:rPr>
        <w:t xml:space="preserve">Publish</w:t>
      </w:r>
      <w:r w:rsidDel="00000000" w:rsidR="00000000" w:rsidRPr="00000000">
        <w:rPr>
          <w:rtl w:val="0"/>
        </w:rPr>
        <w:t xml:space="preserve"> fails, then just try a 2nd time.</w:t>
        <w:br w:type="textWrapping"/>
      </w:r>
    </w:p>
    <w:p w:rsidR="00000000" w:rsidDel="00000000" w:rsidP="00000000" w:rsidRDefault="00000000" w:rsidRPr="00000000" w14:paraId="00000046">
      <w:pPr>
        <w:numPr>
          <w:ilvl w:val="0"/>
          <w:numId w:val="2"/>
        </w:numPr>
        <w:ind w:left="720" w:hanging="360"/>
        <w:rPr>
          <w:u w:val="none"/>
        </w:rPr>
      </w:pPr>
      <w:r w:rsidDel="00000000" w:rsidR="00000000" w:rsidRPr="00000000">
        <w:rPr>
          <w:rtl w:val="0"/>
        </w:rPr>
        <w:t xml:space="preserve">In </w:t>
      </w:r>
      <w:r w:rsidDel="00000000" w:rsidR="00000000" w:rsidRPr="00000000">
        <w:rPr>
          <w:i w:val="1"/>
          <w:rtl w:val="0"/>
        </w:rPr>
        <w:t xml:space="preserve">Visual Studio</w:t>
      </w:r>
      <w:r w:rsidDel="00000000" w:rsidR="00000000" w:rsidRPr="00000000">
        <w:rPr>
          <w:rtl w:val="0"/>
        </w:rPr>
        <w:t xml:space="preserve"> set the startup projects to </w:t>
      </w:r>
      <w:r w:rsidDel="00000000" w:rsidR="00000000" w:rsidRPr="00000000">
        <w:rPr>
          <w:i w:val="1"/>
          <w:rtl w:val="0"/>
        </w:rPr>
        <w:t xml:space="preserve">Api</w:t>
      </w:r>
      <w:r w:rsidDel="00000000" w:rsidR="00000000" w:rsidRPr="00000000">
        <w:rPr>
          <w:rtl w:val="0"/>
        </w:rPr>
        <w:t xml:space="preserve"> and </w:t>
      </w:r>
      <w:r w:rsidDel="00000000" w:rsidR="00000000" w:rsidRPr="00000000">
        <w:rPr>
          <w:i w:val="1"/>
          <w:rtl w:val="0"/>
        </w:rPr>
        <w:t xml:space="preserve">Client</w:t>
      </w:r>
      <w:r w:rsidDel="00000000" w:rsidR="00000000" w:rsidRPr="00000000">
        <w:rPr>
          <w:rtl w:val="0"/>
        </w:rPr>
        <w:t xml:space="preserve">:</w:t>
        <w:br w:type="textWrapping"/>
      </w:r>
    </w:p>
    <w:p w:rsidR="00000000" w:rsidDel="00000000" w:rsidP="00000000" w:rsidRDefault="00000000" w:rsidRPr="00000000" w14:paraId="00000047">
      <w:pPr>
        <w:numPr>
          <w:ilvl w:val="1"/>
          <w:numId w:val="2"/>
        </w:numPr>
        <w:ind w:left="1440" w:hanging="360"/>
        <w:rPr>
          <w:u w:val="none"/>
        </w:rPr>
      </w:pPr>
      <w:r w:rsidDel="00000000" w:rsidR="00000000" w:rsidRPr="00000000">
        <w:rPr>
          <w:rtl w:val="0"/>
        </w:rPr>
        <w:t xml:space="preserve">Right-click on the solution in the </w:t>
      </w:r>
      <w:r w:rsidDel="00000000" w:rsidR="00000000" w:rsidRPr="00000000">
        <w:rPr>
          <w:i w:val="1"/>
          <w:rtl w:val="0"/>
        </w:rPr>
        <w:t xml:space="preserve">Solution Explorer</w:t>
      </w:r>
      <w:r w:rsidDel="00000000" w:rsidR="00000000" w:rsidRPr="00000000">
        <w:rPr>
          <w:rtl w:val="0"/>
        </w:rPr>
        <w:t xml:space="preserve"> and select </w:t>
      </w:r>
      <w:r w:rsidDel="00000000" w:rsidR="00000000" w:rsidRPr="00000000">
        <w:rPr>
          <w:b w:val="1"/>
          <w:i w:val="1"/>
          <w:rtl w:val="0"/>
        </w:rPr>
        <w:t xml:space="preserve">Set Startup Projects…</w:t>
      </w:r>
    </w:p>
    <w:p w:rsidR="00000000" w:rsidDel="00000000" w:rsidP="00000000" w:rsidRDefault="00000000" w:rsidRPr="00000000" w14:paraId="00000048">
      <w:pPr>
        <w:numPr>
          <w:ilvl w:val="1"/>
          <w:numId w:val="2"/>
        </w:numPr>
        <w:ind w:left="1440" w:hanging="360"/>
        <w:rPr>
          <w:u w:val="none"/>
        </w:rPr>
      </w:pPr>
      <w:r w:rsidDel="00000000" w:rsidR="00000000" w:rsidRPr="00000000">
        <w:rPr>
          <w:rtl w:val="0"/>
        </w:rPr>
        <w:t xml:space="preserve">Select </w:t>
      </w:r>
      <w:r w:rsidDel="00000000" w:rsidR="00000000" w:rsidRPr="00000000">
        <w:rPr>
          <w:i w:val="1"/>
          <w:rtl w:val="0"/>
        </w:rPr>
        <w:t xml:space="preserve">Multiple startup projects:</w:t>
      </w:r>
    </w:p>
    <w:p w:rsidR="00000000" w:rsidDel="00000000" w:rsidP="00000000" w:rsidRDefault="00000000" w:rsidRPr="00000000" w14:paraId="00000049">
      <w:pPr>
        <w:numPr>
          <w:ilvl w:val="1"/>
          <w:numId w:val="2"/>
        </w:numPr>
        <w:ind w:left="1440" w:hanging="360"/>
        <w:rPr>
          <w:u w:val="none"/>
        </w:rPr>
      </w:pPr>
      <w:r w:rsidDel="00000000" w:rsidR="00000000" w:rsidRPr="00000000">
        <w:rPr>
          <w:rtl w:val="0"/>
        </w:rPr>
        <w:t xml:space="preserve">Set </w:t>
      </w:r>
      <w:r w:rsidDel="00000000" w:rsidR="00000000" w:rsidRPr="00000000">
        <w:rPr>
          <w:b w:val="1"/>
          <w:i w:val="1"/>
          <w:rtl w:val="0"/>
        </w:rPr>
        <w:t xml:space="preserve">FIT.Web.Api</w:t>
      </w:r>
      <w:r w:rsidDel="00000000" w:rsidR="00000000" w:rsidRPr="00000000">
        <w:rPr>
          <w:rtl w:val="0"/>
        </w:rPr>
        <w:t xml:space="preserve"> to </w:t>
      </w:r>
      <w:r w:rsidDel="00000000" w:rsidR="00000000" w:rsidRPr="00000000">
        <w:rPr>
          <w:b w:val="1"/>
          <w:i w:val="1"/>
          <w:rtl w:val="0"/>
        </w:rPr>
        <w:t xml:space="preserve">Start</w:t>
      </w:r>
    </w:p>
    <w:p w:rsidR="00000000" w:rsidDel="00000000" w:rsidP="00000000" w:rsidRDefault="00000000" w:rsidRPr="00000000" w14:paraId="0000004A">
      <w:pPr>
        <w:numPr>
          <w:ilvl w:val="1"/>
          <w:numId w:val="2"/>
        </w:numPr>
        <w:ind w:left="1440" w:hanging="360"/>
        <w:rPr>
          <w:u w:val="none"/>
        </w:rPr>
      </w:pPr>
      <w:r w:rsidDel="00000000" w:rsidR="00000000" w:rsidRPr="00000000">
        <w:rPr>
          <w:rtl w:val="0"/>
        </w:rPr>
        <w:t xml:space="preserve">Set </w:t>
      </w:r>
      <w:r w:rsidDel="00000000" w:rsidR="00000000" w:rsidRPr="00000000">
        <w:rPr>
          <w:b w:val="1"/>
          <w:i w:val="1"/>
          <w:rtl w:val="0"/>
        </w:rPr>
        <w:t xml:space="preserve">FIT.Web.Client</w:t>
      </w:r>
      <w:r w:rsidDel="00000000" w:rsidR="00000000" w:rsidRPr="00000000">
        <w:rPr>
          <w:rtl w:val="0"/>
        </w:rPr>
        <w:t xml:space="preserve"> to </w:t>
      </w:r>
      <w:r w:rsidDel="00000000" w:rsidR="00000000" w:rsidRPr="00000000">
        <w:rPr>
          <w:b w:val="1"/>
          <w:i w:val="1"/>
          <w:rtl w:val="0"/>
        </w:rPr>
        <w:t xml:space="preserve">Start without debugging</w:t>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13. Press F5 in Visual Studio with the FIT.Web.API as the startup project.  This will launch the api @ </w:t>
      </w:r>
      <w:hyperlink r:id="rId17">
        <w:r w:rsidDel="00000000" w:rsidR="00000000" w:rsidRPr="00000000">
          <w:rPr>
            <w:color w:val="1155cc"/>
            <w:u w:val="single"/>
            <w:rtl w:val="0"/>
          </w:rPr>
          <w:t xml:space="preserve">http://localhost:20208</w:t>
        </w:r>
      </w:hyperlink>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3929063" cy="1555254"/>
            <wp:effectExtent b="12700" l="12700" r="12700" t="12700"/>
            <wp:docPr id="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929063" cy="155525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Enter any @pwc.com email address.</w:t>
      </w:r>
    </w:p>
    <w:p w:rsidR="00000000" w:rsidDel="00000000" w:rsidP="00000000" w:rsidRDefault="00000000" w:rsidRPr="00000000" w14:paraId="00000051">
      <w:pPr>
        <w:rPr>
          <w:color w:val="222222"/>
          <w:sz w:val="19"/>
          <w:szCs w:val="19"/>
        </w:rPr>
      </w:pPr>
      <w:r w:rsidDel="00000000" w:rsidR="00000000" w:rsidRPr="00000000">
        <w:rPr>
          <w:rtl w:val="0"/>
        </w:rPr>
      </w:r>
    </w:p>
    <w:p w:rsidR="00000000" w:rsidDel="00000000" w:rsidP="00000000" w:rsidRDefault="00000000" w:rsidRPr="00000000" w14:paraId="00000052">
      <w:pPr>
        <w:pStyle w:val="Heading1"/>
        <w:rPr/>
      </w:pPr>
      <w:bookmarkStart w:colFirst="0" w:colLast="0" w:name="_lrfdcs8lqs72" w:id="4"/>
      <w:bookmarkEnd w:id="4"/>
      <w:r w:rsidDel="00000000" w:rsidR="00000000" w:rsidRPr="00000000">
        <w:rPr>
          <w:rtl w:val="0"/>
        </w:rPr>
        <w:t xml:space="preserve">Data Model</w:t>
      </w:r>
    </w:p>
    <w:p w:rsidR="00000000" w:rsidDel="00000000" w:rsidP="00000000" w:rsidRDefault="00000000" w:rsidRPr="00000000" w14:paraId="00000053">
      <w:pPr>
        <w:rPr/>
      </w:pPr>
      <w:r w:rsidDel="00000000" w:rsidR="00000000" w:rsidRPr="00000000">
        <w:rPr>
          <w:rtl w:val="0"/>
        </w:rPr>
        <w:t xml:space="preserve">You can review and print the most recent data model from please follow the guidance given in this model for creation of tables (Specific guidance was given for the Event and Event related tables.)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hyperlink r:id="rId19">
        <w:r w:rsidDel="00000000" w:rsidR="00000000" w:rsidRPr="00000000">
          <w:rPr>
            <w:color w:val="1155cc"/>
            <w:u w:val="single"/>
            <w:rtl w:val="0"/>
          </w:rPr>
          <w:t xml:space="preserve">https://drive.google.com/open?id=0BwvpnVvg7WmAb3BSamhmck84Z0k</w:t>
        </w:r>
      </w:hyperlink>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1"/>
        <w:rPr/>
      </w:pPr>
      <w:bookmarkStart w:colFirst="0" w:colLast="0" w:name="_ln2ejhux9yvh" w:id="5"/>
      <w:bookmarkEnd w:id="5"/>
      <w:r w:rsidDel="00000000" w:rsidR="00000000" w:rsidRPr="00000000">
        <w:rPr>
          <w:rtl w:val="0"/>
        </w:rPr>
        <w:t xml:space="preserve">Docker Desktop</w:t>
      </w:r>
      <w:r w:rsidDel="00000000" w:rsidR="00000000" w:rsidRPr="00000000">
        <w:rPr>
          <w:rtl w:val="0"/>
        </w:rPr>
      </w:r>
    </w:p>
    <w:p w:rsidR="00000000" w:rsidDel="00000000" w:rsidP="00000000" w:rsidRDefault="00000000" w:rsidRPr="00000000" w14:paraId="00000058">
      <w:pPr>
        <w:rPr>
          <w:color w:val="202124"/>
          <w:sz w:val="21"/>
          <w:szCs w:val="21"/>
          <w:highlight w:val="white"/>
        </w:rPr>
      </w:pPr>
      <w:r w:rsidDel="00000000" w:rsidR="00000000" w:rsidRPr="00000000">
        <w:rPr>
          <w:rtl w:val="0"/>
        </w:rPr>
        <w:t xml:space="preserve">This is </w:t>
      </w:r>
      <w:r w:rsidDel="00000000" w:rsidR="00000000" w:rsidRPr="00000000">
        <w:rPr>
          <w:color w:val="202124"/>
          <w:sz w:val="21"/>
          <w:szCs w:val="21"/>
          <w:highlight w:val="white"/>
          <w:rtl w:val="0"/>
        </w:rPr>
        <w:t xml:space="preserve">needed to build and test docker compose files.</w:t>
      </w:r>
    </w:p>
    <w:p w:rsidR="00000000" w:rsidDel="00000000" w:rsidP="00000000" w:rsidRDefault="00000000" w:rsidRPr="00000000" w14:paraId="00000059">
      <w:pPr>
        <w:rPr>
          <w:color w:val="202124"/>
          <w:sz w:val="21"/>
          <w:szCs w:val="21"/>
          <w:highlight w:val="white"/>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The installation files can be found at the following URL:</w:t>
      </w:r>
    </w:p>
    <w:p w:rsidR="00000000" w:rsidDel="00000000" w:rsidP="00000000" w:rsidRDefault="00000000" w:rsidRPr="00000000" w14:paraId="0000005B">
      <w:pPr>
        <w:rPr>
          <w:rFonts w:ascii="Arial" w:cs="Arial" w:eastAsia="Arial" w:hAnsi="Arial"/>
        </w:rPr>
      </w:pPr>
      <w:hyperlink r:id="rId20">
        <w:r w:rsidDel="00000000" w:rsidR="00000000" w:rsidRPr="00000000">
          <w:rPr>
            <w:rFonts w:ascii="Arial" w:cs="Arial" w:eastAsia="Arial" w:hAnsi="Arial"/>
            <w:color w:val="1155cc"/>
            <w:u w:val="single"/>
            <w:rtl w:val="0"/>
          </w:rPr>
          <w:t xml:space="preserve">https://www.docker.com/products/docker-desktop</w:t>
        </w:r>
      </w:hyperlink>
      <w:r w:rsidDel="00000000" w:rsidR="00000000" w:rsidRPr="00000000">
        <w:rPr>
          <w:rtl w:val="0"/>
        </w:rPr>
      </w:r>
    </w:p>
    <w:p w:rsidR="00000000" w:rsidDel="00000000" w:rsidP="00000000" w:rsidRDefault="00000000" w:rsidRPr="00000000" w14:paraId="0000005C">
      <w:pPr>
        <w:rPr>
          <w:rFonts w:ascii="Arial" w:cs="Arial" w:eastAsia="Arial" w:hAnsi="Arial"/>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Sign up for a docker account to download the docker desktop.</w:t>
      </w:r>
    </w:p>
    <w:p w:rsidR="00000000" w:rsidDel="00000000" w:rsidP="00000000" w:rsidRDefault="00000000" w:rsidRPr="00000000" w14:paraId="0000005E">
      <w:pPr>
        <w:rPr/>
      </w:pPr>
      <w:r w:rsidDel="00000000" w:rsidR="00000000" w:rsidRPr="00000000">
        <w:rPr>
          <w:rtl w:val="0"/>
        </w:rPr>
        <w:t xml:space="preserve">Skip the tutorial steps.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Unselect </w:t>
      </w:r>
      <w:r w:rsidDel="00000000" w:rsidR="00000000" w:rsidRPr="00000000">
        <w:rPr>
          <w:b w:val="1"/>
          <w:i w:val="1"/>
          <w:rtl w:val="0"/>
        </w:rPr>
        <w:t xml:space="preserve">Use Windows containers instead of Linux Containers</w:t>
      </w:r>
      <w:r w:rsidDel="00000000" w:rsidR="00000000" w:rsidRPr="00000000">
        <w:rPr>
          <w:rtl w:val="0"/>
        </w:rPr>
      </w:r>
    </w:p>
    <w:p w:rsidR="00000000" w:rsidDel="00000000" w:rsidP="00000000" w:rsidRDefault="00000000" w:rsidRPr="00000000" w14:paraId="00000061">
      <w:pPr>
        <w:rPr>
          <w:rFonts w:ascii="Arial" w:cs="Arial" w:eastAsia="Arial" w:hAnsi="Arial"/>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During installation of Docker Desktop, you will be asked to log out. Log out of windows and login back.</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Select </w:t>
      </w:r>
      <w:r w:rsidDel="00000000" w:rsidR="00000000" w:rsidRPr="00000000">
        <w:rPr>
          <w:b w:val="1"/>
          <w:i w:val="1"/>
          <w:rtl w:val="0"/>
        </w:rPr>
        <w:t xml:space="preserve">OK </w:t>
      </w:r>
      <w:r w:rsidDel="00000000" w:rsidR="00000000" w:rsidRPr="00000000">
        <w:rPr>
          <w:rtl w:val="0"/>
        </w:rPr>
        <w:t xml:space="preserve">to enable Hyper-V and Container features:</w:t>
      </w: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5943600" cy="2222500"/>
            <wp:effectExtent b="0" l="0" r="0" t="0"/>
            <wp:docPr id="9"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1"/>
        <w:rPr/>
      </w:pPr>
      <w:bookmarkStart w:colFirst="0" w:colLast="0" w:name="_1z88c0xcaez5" w:id="6"/>
      <w:bookmarkEnd w:id="6"/>
      <w:r w:rsidDel="00000000" w:rsidR="00000000" w:rsidRPr="00000000">
        <w:rPr>
          <w:rtl w:val="0"/>
        </w:rPr>
        <w:t xml:space="preserve">Microservices - Gateway</w:t>
      </w:r>
    </w:p>
    <w:p w:rsidR="00000000" w:rsidDel="00000000" w:rsidP="00000000" w:rsidRDefault="00000000" w:rsidRPr="00000000" w14:paraId="00000068">
      <w:pPr>
        <w:rPr/>
      </w:pPr>
      <w:r w:rsidDel="00000000" w:rsidR="00000000" w:rsidRPr="00000000">
        <w:rPr>
          <w:rtl w:val="0"/>
        </w:rPr>
        <w:t xml:space="preserve"> Using Git Bash</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git clone </w:t>
      </w:r>
    </w:p>
    <w:p w:rsidR="00000000" w:rsidDel="00000000" w:rsidP="00000000" w:rsidRDefault="00000000" w:rsidRPr="00000000" w14:paraId="0000006B">
      <w:pP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https://pwc-gx-humancapital@dev.azure.com/pwc-gx-humancapital/Polaris/_git/ms-gateway</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Switch to </w:t>
      </w:r>
      <w:r w:rsidDel="00000000" w:rsidR="00000000" w:rsidRPr="00000000">
        <w:rPr>
          <w:b w:val="1"/>
          <w:rtl w:val="0"/>
        </w:rPr>
        <w:t xml:space="preserve">develop </w:t>
      </w:r>
      <w:r w:rsidDel="00000000" w:rsidR="00000000" w:rsidRPr="00000000">
        <w:rPr>
          <w:rtl w:val="0"/>
        </w:rPr>
        <w:t xml:space="preserve">branch.</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rFonts w:ascii="Arial" w:cs="Arial" w:eastAsia="Arial" w:hAnsi="Arial"/>
        </w:rPr>
      </w:pPr>
      <w:r w:rsidDel="00000000" w:rsidR="00000000" w:rsidRPr="00000000">
        <w:rPr>
          <w:rFonts w:ascii="Arial" w:cs="Arial" w:eastAsia="Arial" w:hAnsi="Arial"/>
          <w:rtl w:val="0"/>
        </w:rPr>
        <w:t xml:space="preserve">Run Visual Studio using the </w:t>
      </w:r>
      <w:r w:rsidDel="00000000" w:rsidR="00000000" w:rsidRPr="00000000">
        <w:rPr>
          <w:rFonts w:ascii="Arial" w:cs="Arial" w:eastAsia="Arial" w:hAnsi="Arial"/>
          <w:b w:val="1"/>
          <w:rtl w:val="0"/>
        </w:rPr>
        <w:t xml:space="preserve">Thycotic Administrator</w:t>
      </w:r>
      <w:r w:rsidDel="00000000" w:rsidR="00000000" w:rsidRPr="00000000">
        <w:rPr>
          <w:rFonts w:ascii="Arial" w:cs="Arial" w:eastAsia="Arial" w:hAnsi="Arial"/>
          <w:rtl w:val="0"/>
        </w:rPr>
        <w:t xml:space="preserve"> account.</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Open </w:t>
      </w:r>
      <w:r w:rsidDel="00000000" w:rsidR="00000000" w:rsidRPr="00000000">
        <w:rPr>
          <w:b w:val="1"/>
          <w:rtl w:val="0"/>
        </w:rPr>
        <w:t xml:space="preserve">Polaris.Gateway.sln</w:t>
      </w:r>
      <w:r w:rsidDel="00000000" w:rsidR="00000000" w:rsidRPr="00000000">
        <w:rPr>
          <w:rtl w:val="0"/>
        </w:rPr>
        <w:t xml:space="preserve"> file in Visual Studio 2019 in administrator mode, and wait for Nuget packages to restore.</w:t>
        <w:tab/>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Build and Run the solution.</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1"/>
        <w:rPr>
          <w:rFonts w:ascii="Roboto Condensed" w:cs="Roboto Condensed" w:eastAsia="Roboto Condensed" w:hAnsi="Roboto Condensed"/>
          <w:b w:val="1"/>
        </w:rPr>
      </w:pPr>
      <w:bookmarkStart w:colFirst="0" w:colLast="0" w:name="_l3dhe2l17vj6" w:id="7"/>
      <w:bookmarkEnd w:id="7"/>
      <w:r w:rsidDel="00000000" w:rsidR="00000000" w:rsidRPr="00000000">
        <w:rPr>
          <w:rtl w:val="0"/>
        </w:rPr>
        <w:t xml:space="preserve">Software Installation Guides</w:t>
      </w:r>
      <w:r w:rsidDel="00000000" w:rsidR="00000000" w:rsidRPr="00000000">
        <w:rPr>
          <w:rtl w:val="0"/>
        </w:rPr>
      </w:r>
    </w:p>
    <w:p w:rsidR="00000000" w:rsidDel="00000000" w:rsidP="00000000" w:rsidRDefault="00000000" w:rsidRPr="00000000" w14:paraId="00000076">
      <w:pPr>
        <w:pStyle w:val="Heading2"/>
        <w:rPr/>
      </w:pPr>
      <w:bookmarkStart w:colFirst="0" w:colLast="0" w:name="_td1e8je3jege" w:id="8"/>
      <w:bookmarkEnd w:id="8"/>
      <w:r w:rsidDel="00000000" w:rsidR="00000000" w:rsidRPr="00000000">
        <w:rPr>
          <w:rtl w:val="0"/>
        </w:rPr>
        <w:t xml:space="preserve">SQL Server Express 2017</w:t>
      </w:r>
    </w:p>
    <w:p w:rsidR="00000000" w:rsidDel="00000000" w:rsidP="00000000" w:rsidRDefault="00000000" w:rsidRPr="00000000" w14:paraId="00000077">
      <w:pPr>
        <w:rPr/>
      </w:pPr>
      <w:r w:rsidDel="00000000" w:rsidR="00000000" w:rsidRPr="00000000">
        <w:rPr>
          <w:rtl w:val="0"/>
        </w:rPr>
        <w:t xml:space="preserve">The installation files can be found at the following URL:</w:t>
      </w:r>
    </w:p>
    <w:p w:rsidR="00000000" w:rsidDel="00000000" w:rsidP="00000000" w:rsidRDefault="00000000" w:rsidRPr="00000000" w14:paraId="00000078">
      <w:pPr>
        <w:rPr/>
      </w:pPr>
      <w:hyperlink r:id="rId22">
        <w:r w:rsidDel="00000000" w:rsidR="00000000" w:rsidRPr="00000000">
          <w:rPr>
            <w:color w:val="1155cc"/>
            <w:u w:val="single"/>
            <w:rtl w:val="0"/>
          </w:rPr>
          <w:t xml:space="preserve">https://go.microsoft.com/fwlink/?linkid=853017</w:t>
        </w:r>
      </w:hyperlink>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You’ll need to run the installer using Thycotic Administrator.</w:t>
      </w:r>
    </w:p>
    <w:p w:rsidR="00000000" w:rsidDel="00000000" w:rsidP="00000000" w:rsidRDefault="00000000" w:rsidRPr="00000000" w14:paraId="0000007B">
      <w:pPr>
        <w:rPr/>
      </w:pPr>
      <w:r w:rsidDel="00000000" w:rsidR="00000000" w:rsidRPr="00000000">
        <w:rPr>
          <w:rtl w:val="0"/>
        </w:rPr>
        <w:t xml:space="preserve">Ensure that a custom installation is performed so that FileStream can be installed.</w:t>
      </w:r>
    </w:p>
    <w:p w:rsidR="00000000" w:rsidDel="00000000" w:rsidP="00000000" w:rsidRDefault="00000000" w:rsidRPr="00000000" w14:paraId="0000007C">
      <w:pPr>
        <w:rPr/>
      </w:pPr>
      <w:del w:author="Bryan LaFavors (US - IFS)" w:id="0" w:date="2021-05-21T18:25:10Z">
        <w:r w:rsidDel="00000000" w:rsidR="00000000" w:rsidRPr="00000000">
          <w:rPr/>
          <w:drawing>
            <wp:inline distB="114300" distT="114300" distL="114300" distR="114300">
              <wp:extent cx="3695190" cy="2938463"/>
              <wp:effectExtent b="0" l="0" r="0" t="0"/>
              <wp:docPr id="1"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3695190" cy="2938463"/>
                      </a:xfrm>
                      <a:prstGeom prst="rect"/>
                      <a:ln/>
                    </pic:spPr>
                  </pic:pic>
                </a:graphicData>
              </a:graphic>
            </wp:inline>
          </w:drawing>
        </w:r>
      </w:del>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Select the following options for the custom installation:</w:t>
      </w:r>
    </w:p>
    <w:p w:rsidR="00000000" w:rsidDel="00000000" w:rsidP="00000000" w:rsidRDefault="00000000" w:rsidRPr="00000000" w14:paraId="00000083">
      <w:pPr>
        <w:numPr>
          <w:ilvl w:val="0"/>
          <w:numId w:val="1"/>
        </w:numPr>
        <w:ind w:left="720" w:hanging="360"/>
        <w:rPr>
          <w:rFonts w:ascii="Roboto" w:cs="Roboto" w:eastAsia="Roboto" w:hAnsi="Roboto"/>
          <w:sz w:val="22"/>
          <w:szCs w:val="22"/>
        </w:rPr>
      </w:pPr>
      <w:r w:rsidDel="00000000" w:rsidR="00000000" w:rsidRPr="00000000">
        <w:rPr>
          <w:rtl w:val="0"/>
        </w:rPr>
        <w:t xml:space="preserve">Database Engine Services</w:t>
      </w:r>
    </w:p>
    <w:p w:rsidR="00000000" w:rsidDel="00000000" w:rsidP="00000000" w:rsidRDefault="00000000" w:rsidRPr="00000000" w14:paraId="00000084">
      <w:pPr>
        <w:numPr>
          <w:ilvl w:val="1"/>
          <w:numId w:val="1"/>
        </w:numPr>
        <w:ind w:left="1440" w:hanging="360"/>
        <w:rPr>
          <w:rFonts w:ascii="Roboto" w:cs="Roboto" w:eastAsia="Roboto" w:hAnsi="Roboto"/>
          <w:sz w:val="22"/>
          <w:szCs w:val="22"/>
        </w:rPr>
      </w:pPr>
      <w:r w:rsidDel="00000000" w:rsidR="00000000" w:rsidRPr="00000000">
        <w:rPr>
          <w:rtl w:val="0"/>
        </w:rPr>
        <w:t xml:space="preserve">SQL Server Replication</w:t>
      </w:r>
    </w:p>
    <w:p w:rsidR="00000000" w:rsidDel="00000000" w:rsidP="00000000" w:rsidRDefault="00000000" w:rsidRPr="00000000" w14:paraId="00000085">
      <w:pPr>
        <w:numPr>
          <w:ilvl w:val="1"/>
          <w:numId w:val="1"/>
        </w:numPr>
        <w:ind w:left="1440" w:hanging="360"/>
        <w:rPr>
          <w:rFonts w:ascii="Roboto" w:cs="Roboto" w:eastAsia="Roboto" w:hAnsi="Roboto"/>
          <w:sz w:val="22"/>
          <w:szCs w:val="22"/>
        </w:rPr>
      </w:pPr>
      <w:r w:rsidDel="00000000" w:rsidR="00000000" w:rsidRPr="00000000">
        <w:rPr>
          <w:rtl w:val="0"/>
        </w:rPr>
        <w:t xml:space="preserve">Full-Text and Semantic Extractions for Search</w:t>
      </w:r>
    </w:p>
    <w:p w:rsidR="00000000" w:rsidDel="00000000" w:rsidP="00000000" w:rsidRDefault="00000000" w:rsidRPr="00000000" w14:paraId="00000086">
      <w:pPr>
        <w:numPr>
          <w:ilvl w:val="0"/>
          <w:numId w:val="1"/>
        </w:numPr>
        <w:ind w:left="720" w:hanging="360"/>
        <w:rPr>
          <w:rFonts w:ascii="Roboto" w:cs="Roboto" w:eastAsia="Roboto" w:hAnsi="Roboto"/>
          <w:sz w:val="22"/>
          <w:szCs w:val="22"/>
        </w:rPr>
      </w:pPr>
      <w:r w:rsidDel="00000000" w:rsidR="00000000" w:rsidRPr="00000000">
        <w:rPr>
          <w:rtl w:val="0"/>
        </w:rPr>
        <w:t xml:space="preserve">Client Tools Connectivity</w:t>
      </w:r>
    </w:p>
    <w:p w:rsidR="00000000" w:rsidDel="00000000" w:rsidP="00000000" w:rsidRDefault="00000000" w:rsidRPr="00000000" w14:paraId="00000087">
      <w:pPr>
        <w:numPr>
          <w:ilvl w:val="0"/>
          <w:numId w:val="1"/>
        </w:numPr>
        <w:ind w:left="720" w:hanging="360"/>
        <w:rPr>
          <w:rFonts w:ascii="Roboto" w:cs="Roboto" w:eastAsia="Roboto" w:hAnsi="Roboto"/>
          <w:sz w:val="22"/>
          <w:szCs w:val="22"/>
        </w:rPr>
      </w:pPr>
      <w:r w:rsidDel="00000000" w:rsidR="00000000" w:rsidRPr="00000000">
        <w:rPr>
          <w:rtl w:val="0"/>
        </w:rPr>
        <w:t xml:space="preserve">Client Tools Backwards Compatibility</w:t>
      </w:r>
    </w:p>
    <w:p w:rsidR="00000000" w:rsidDel="00000000" w:rsidP="00000000" w:rsidRDefault="00000000" w:rsidRPr="00000000" w14:paraId="00000088">
      <w:pPr>
        <w:numPr>
          <w:ilvl w:val="0"/>
          <w:numId w:val="1"/>
        </w:numPr>
        <w:ind w:left="720" w:hanging="360"/>
        <w:rPr>
          <w:rFonts w:ascii="Roboto" w:cs="Roboto" w:eastAsia="Roboto" w:hAnsi="Roboto"/>
          <w:sz w:val="22"/>
          <w:szCs w:val="22"/>
        </w:rPr>
      </w:pPr>
      <w:r w:rsidDel="00000000" w:rsidR="00000000" w:rsidRPr="00000000">
        <w:rPr>
          <w:rtl w:val="0"/>
        </w:rPr>
        <w:t xml:space="preserve">Client Tools SDK</w:t>
      </w:r>
    </w:p>
    <w:p w:rsidR="00000000" w:rsidDel="00000000" w:rsidP="00000000" w:rsidRDefault="00000000" w:rsidRPr="00000000" w14:paraId="00000089">
      <w:pPr>
        <w:numPr>
          <w:ilvl w:val="0"/>
          <w:numId w:val="1"/>
        </w:numPr>
        <w:ind w:left="720" w:hanging="360"/>
        <w:rPr>
          <w:rFonts w:ascii="Roboto" w:cs="Roboto" w:eastAsia="Roboto" w:hAnsi="Roboto"/>
          <w:sz w:val="22"/>
          <w:szCs w:val="22"/>
        </w:rPr>
      </w:pPr>
      <w:r w:rsidDel="00000000" w:rsidR="00000000" w:rsidRPr="00000000">
        <w:rPr>
          <w:rtl w:val="0"/>
        </w:rPr>
        <w:t xml:space="preserve">SQL Client Connectivity SDK</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del w:author="Bryan LaFavors (US - IFS)" w:id="1" w:date="2021-05-24T17:46:25Z">
        <w:r w:rsidDel="00000000" w:rsidR="00000000" w:rsidRPr="00000000">
          <w:rPr/>
          <w:drawing>
            <wp:inline distB="114300" distT="114300" distL="114300" distR="114300">
              <wp:extent cx="2433638" cy="2313086"/>
              <wp:effectExtent b="0" l="0" r="0" t="0"/>
              <wp:docPr id="2"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2433638" cy="2313086"/>
                      </a:xfrm>
                      <a:prstGeom prst="rect"/>
                      <a:ln/>
                    </pic:spPr>
                  </pic:pic>
                </a:graphicData>
              </a:graphic>
            </wp:inline>
          </w:drawing>
        </w:r>
      </w:del>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Ensure the ID of the SQL Express server is set to </w:t>
      </w:r>
      <w:r w:rsidDel="00000000" w:rsidR="00000000" w:rsidRPr="00000000">
        <w:rPr>
          <w:b w:val="1"/>
          <w:i w:val="1"/>
          <w:rtl w:val="0"/>
        </w:rPr>
        <w:t xml:space="preserve">SQLEXPRESS</w:t>
      </w:r>
      <w:r w:rsidDel="00000000" w:rsidR="00000000" w:rsidRPr="00000000">
        <w:rPr>
          <w:rtl w:val="0"/>
        </w:rPr>
        <w:t xml:space="preserve">, if this is not possible then changes will have to be made to </w:t>
      </w:r>
      <w:r w:rsidDel="00000000" w:rsidR="00000000" w:rsidRPr="00000000">
        <w:rPr>
          <w:b w:val="1"/>
          <w:i w:val="1"/>
          <w:rtl w:val="0"/>
        </w:rPr>
        <w:t xml:space="preserve">web.config</w:t>
      </w:r>
      <w:r w:rsidDel="00000000" w:rsidR="00000000" w:rsidRPr="00000000">
        <w:rPr>
          <w:rtl w:val="0"/>
        </w:rPr>
        <w:t xml:space="preserve"> files in the project codebase.</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4071938" cy="3069614"/>
            <wp:effectExtent b="0" l="0" r="0" t="0"/>
            <wp:docPr id="5"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071938" cy="3069614"/>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b w:val="1"/>
          <w:i w:val="1"/>
          <w:rtl w:val="0"/>
        </w:rPr>
        <w:t xml:space="preserve">FILESTREAM</w:t>
      </w:r>
      <w:r w:rsidDel="00000000" w:rsidR="00000000" w:rsidRPr="00000000">
        <w:rPr>
          <w:rtl w:val="0"/>
        </w:rPr>
        <w:t xml:space="preserve"> must be enabled during the </w:t>
      </w:r>
      <w:r w:rsidDel="00000000" w:rsidR="00000000" w:rsidRPr="00000000">
        <w:rPr>
          <w:i w:val="1"/>
          <w:rtl w:val="0"/>
        </w:rPr>
        <w:t xml:space="preserve">Database Engine Configuration</w:t>
      </w:r>
      <w:r w:rsidDel="00000000" w:rsidR="00000000" w:rsidRPr="00000000">
        <w:rPr>
          <w:rtl w:val="0"/>
        </w:rPr>
        <w:t xml:space="preserve"> step of the installation process.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drawing>
          <wp:inline distB="114300" distT="114300" distL="114300" distR="114300">
            <wp:extent cx="4090988" cy="3087909"/>
            <wp:effectExtent b="0" l="0" r="0" t="0"/>
            <wp:docPr id="8"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4090988" cy="3087909"/>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2"/>
        <w:rPr/>
      </w:pPr>
      <w:bookmarkStart w:colFirst="0" w:colLast="0" w:name="_sjzptxpqk7x7" w:id="9"/>
      <w:bookmarkEnd w:id="9"/>
      <w:commentRangeStart w:id="9"/>
      <w:r w:rsidDel="00000000" w:rsidR="00000000" w:rsidRPr="00000000">
        <w:rPr>
          <w:rtl w:val="0"/>
        </w:rPr>
        <w:t xml:space="preserve">SQL Server Management Studio 17</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The installation files can be found at the following URL:</w:t>
      </w:r>
    </w:p>
    <w:p w:rsidR="00000000" w:rsidDel="00000000" w:rsidP="00000000" w:rsidRDefault="00000000" w:rsidRPr="00000000" w14:paraId="00000096">
      <w:pPr>
        <w:rPr/>
      </w:pPr>
      <w:hyperlink r:id="rId27">
        <w:r w:rsidDel="00000000" w:rsidR="00000000" w:rsidRPr="00000000">
          <w:rPr>
            <w:color w:val="1155cc"/>
            <w:u w:val="single"/>
            <w:rtl w:val="0"/>
          </w:rPr>
          <w:t xml:space="preserve">https://go.microsoft.com/fwlink/?linkid=2014306</w:t>
        </w:r>
      </w:hyperlink>
      <w:r w:rsidDel="00000000" w:rsidR="00000000" w:rsidRPr="00000000">
        <w:rPr>
          <w:rtl w:val="0"/>
        </w:rPr>
      </w:r>
    </w:p>
    <w:p w:rsidR="00000000" w:rsidDel="00000000" w:rsidP="00000000" w:rsidRDefault="00000000" w:rsidRPr="00000000" w14:paraId="00000097">
      <w:pPr>
        <w:pStyle w:val="Heading2"/>
        <w:rPr/>
      </w:pPr>
      <w:bookmarkStart w:colFirst="0" w:colLast="0" w:name="_uykvy5dt9yz5" w:id="10"/>
      <w:bookmarkEnd w:id="10"/>
      <w:r w:rsidDel="00000000" w:rsidR="00000000" w:rsidRPr="00000000">
        <w:rPr>
          <w:rtl w:val="0"/>
        </w:rPr>
        <w:t xml:space="preserve">Toad for SQL Server 6.7</w:t>
      </w:r>
    </w:p>
    <w:p w:rsidR="00000000" w:rsidDel="00000000" w:rsidP="00000000" w:rsidRDefault="00000000" w:rsidRPr="00000000" w14:paraId="00000098">
      <w:pPr>
        <w:rPr/>
      </w:pPr>
      <w:r w:rsidDel="00000000" w:rsidR="00000000" w:rsidRPr="00000000">
        <w:rPr>
          <w:rtl w:val="0"/>
        </w:rPr>
        <w:t xml:space="preserve">The installation of </w:t>
      </w:r>
      <w:r w:rsidDel="00000000" w:rsidR="00000000" w:rsidRPr="00000000">
        <w:rPr>
          <w:i w:val="1"/>
          <w:rtl w:val="0"/>
        </w:rPr>
        <w:t xml:space="preserve">Toad for SQL Server 6.7</w:t>
      </w:r>
      <w:r w:rsidDel="00000000" w:rsidR="00000000" w:rsidRPr="00000000">
        <w:rPr>
          <w:rtl w:val="0"/>
        </w:rPr>
        <w:t xml:space="preserve"> is handled through the PwC </w:t>
      </w:r>
      <w:r w:rsidDel="00000000" w:rsidR="00000000" w:rsidRPr="00000000">
        <w:rPr>
          <w:b w:val="1"/>
          <w:i w:val="1"/>
          <w:rtl w:val="0"/>
        </w:rPr>
        <w:t xml:space="preserve">Software Installer</w:t>
      </w:r>
      <w:r w:rsidDel="00000000" w:rsidR="00000000" w:rsidRPr="00000000">
        <w:rPr>
          <w:rtl w:val="0"/>
        </w:rPr>
        <w:t xml:space="preserve"> utility. </w:t>
      </w:r>
    </w:p>
    <w:p w:rsidR="00000000" w:rsidDel="00000000" w:rsidP="00000000" w:rsidRDefault="00000000" w:rsidRPr="00000000" w14:paraId="00000099">
      <w:pPr>
        <w:pStyle w:val="Heading2"/>
        <w:rPr/>
      </w:pPr>
      <w:bookmarkStart w:colFirst="0" w:colLast="0" w:name="_1rtre4qm9thx" w:id="11"/>
      <w:bookmarkEnd w:id="11"/>
      <w:r w:rsidDel="00000000" w:rsidR="00000000" w:rsidRPr="00000000">
        <w:rPr>
          <w:rtl w:val="0"/>
        </w:rPr>
        <w:t xml:space="preserve">Visual Studio 2019</w:t>
      </w:r>
    </w:p>
    <w:p w:rsidR="00000000" w:rsidDel="00000000" w:rsidP="00000000" w:rsidRDefault="00000000" w:rsidRPr="00000000" w14:paraId="0000009A">
      <w:pPr>
        <w:rPr/>
      </w:pPr>
      <w:hyperlink r:id="rId28">
        <w:r w:rsidDel="00000000" w:rsidR="00000000" w:rsidRPr="00000000">
          <w:rPr>
            <w:rFonts w:ascii="Arial" w:cs="Arial" w:eastAsia="Arial" w:hAnsi="Arial"/>
            <w:color w:val="1155cc"/>
            <w:u w:val="single"/>
            <w:rtl w:val="0"/>
          </w:rPr>
          <w:t xml:space="preserve">https://visualstudio.microsoft.com/vs/</w:t>
        </w:r>
      </w:hyperlink>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rFonts w:ascii="Arial" w:cs="Arial" w:eastAsia="Arial" w:hAnsi="Arial"/>
        </w:rPr>
      </w:pPr>
      <w:r w:rsidDel="00000000" w:rsidR="00000000" w:rsidRPr="00000000">
        <w:rPr>
          <w:rFonts w:ascii="Arial" w:cs="Arial" w:eastAsia="Arial" w:hAnsi="Arial"/>
          <w:rtl w:val="0"/>
        </w:rPr>
        <w:t xml:space="preserve">Download the enterprise edition.</w:t>
      </w:r>
    </w:p>
    <w:p w:rsidR="00000000" w:rsidDel="00000000" w:rsidP="00000000" w:rsidRDefault="00000000" w:rsidRPr="00000000" w14:paraId="0000009D">
      <w:pPr>
        <w:rPr>
          <w:rFonts w:ascii="Arial" w:cs="Arial" w:eastAsia="Arial" w:hAnsi="Arial"/>
        </w:rPr>
      </w:pPr>
      <w:r w:rsidDel="00000000" w:rsidR="00000000" w:rsidRPr="00000000">
        <w:rPr>
          <w:rtl w:val="0"/>
        </w:rPr>
      </w:r>
    </w:p>
    <w:p w:rsidR="00000000" w:rsidDel="00000000" w:rsidP="00000000" w:rsidRDefault="00000000" w:rsidRPr="00000000" w14:paraId="0000009E">
      <w:pPr>
        <w:rPr>
          <w:rFonts w:ascii="Arial" w:cs="Arial" w:eastAsia="Arial" w:hAnsi="Arial"/>
        </w:rPr>
      </w:pPr>
      <w:r w:rsidDel="00000000" w:rsidR="00000000" w:rsidRPr="00000000">
        <w:rPr>
          <w:rFonts w:ascii="Arial" w:cs="Arial" w:eastAsia="Arial" w:hAnsi="Arial"/>
          <w:rtl w:val="0"/>
        </w:rPr>
        <w:t xml:space="preserve">Run the install under the </w:t>
      </w:r>
      <w:r w:rsidDel="00000000" w:rsidR="00000000" w:rsidRPr="00000000">
        <w:rPr>
          <w:rFonts w:ascii="Arial" w:cs="Arial" w:eastAsia="Arial" w:hAnsi="Arial"/>
          <w:b w:val="1"/>
          <w:rtl w:val="0"/>
        </w:rPr>
        <w:t xml:space="preserve">Thycotic Administrator</w:t>
      </w:r>
      <w:r w:rsidDel="00000000" w:rsidR="00000000" w:rsidRPr="00000000">
        <w:rPr>
          <w:rFonts w:ascii="Arial" w:cs="Arial" w:eastAsia="Arial" w:hAnsi="Arial"/>
          <w:rtl w:val="0"/>
        </w:rPr>
        <w:t xml:space="preserve"> account.</w:t>
      </w:r>
    </w:p>
    <w:p w:rsidR="00000000" w:rsidDel="00000000" w:rsidP="00000000" w:rsidRDefault="00000000" w:rsidRPr="00000000" w14:paraId="0000009F">
      <w:pPr>
        <w:rPr>
          <w:rFonts w:ascii="Arial" w:cs="Arial" w:eastAsia="Arial" w:hAnsi="Arial"/>
        </w:rPr>
      </w:pPr>
      <w:r w:rsidDel="00000000" w:rsidR="00000000" w:rsidRPr="00000000">
        <w:rPr>
          <w:rFonts w:ascii="Arial" w:cs="Arial" w:eastAsia="Arial" w:hAnsi="Arial"/>
        </w:rPr>
        <w:drawing>
          <wp:inline distB="114300" distT="114300" distL="114300" distR="114300">
            <wp:extent cx="4319588" cy="1259419"/>
            <wp:effectExtent b="0" l="0" r="0" t="0"/>
            <wp:docPr id="12"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4319588" cy="1259419"/>
                    </a:xfrm>
                    <a:prstGeom prst="rect"/>
                    <a:ln/>
                  </pic:spPr>
                </pic:pic>
              </a:graphicData>
            </a:graphic>
          </wp:inline>
        </w:drawing>
      </w:r>
      <w:r w:rsidDel="00000000" w:rsidR="00000000" w:rsidRPr="00000000">
        <w:rPr>
          <w:rFonts w:ascii="Arial" w:cs="Arial" w:eastAsia="Arial" w:hAnsi="Arial"/>
          <w:rtl w:val="0"/>
        </w:rPr>
        <w:t xml:space="preserve"> </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The </w:t>
      </w:r>
      <w:r w:rsidDel="00000000" w:rsidR="00000000" w:rsidRPr="00000000">
        <w:rPr>
          <w:b w:val="1"/>
          <w:i w:val="1"/>
          <w:rtl w:val="0"/>
        </w:rPr>
        <w:t xml:space="preserve">.NET desktop development</w:t>
      </w:r>
      <w:r w:rsidDel="00000000" w:rsidR="00000000" w:rsidRPr="00000000">
        <w:rPr>
          <w:rtl w:val="0"/>
        </w:rPr>
        <w:t xml:space="preserve"> and </w:t>
      </w:r>
      <w:r w:rsidDel="00000000" w:rsidR="00000000" w:rsidRPr="00000000">
        <w:rPr>
          <w:b w:val="1"/>
          <w:i w:val="1"/>
          <w:rtl w:val="0"/>
        </w:rPr>
        <w:t xml:space="preserve">ASP.NET and web development</w:t>
      </w:r>
      <w:r w:rsidDel="00000000" w:rsidR="00000000" w:rsidRPr="00000000">
        <w:rPr>
          <w:rtl w:val="0"/>
        </w:rPr>
        <w:t xml:space="preserve"> workloads must be installed to allow the FIT solution to be opened.</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Fonts w:ascii="Arial" w:cs="Arial" w:eastAsia="Arial" w:hAnsi="Arial"/>
        </w:rPr>
        <w:drawing>
          <wp:inline distB="114300" distT="114300" distL="114300" distR="114300">
            <wp:extent cx="5191125" cy="6276975"/>
            <wp:effectExtent b="0" l="0" r="0" t="0"/>
            <wp:docPr id="18"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191125" cy="627697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br w:type="page"/>
      </w: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Under </w:t>
      </w:r>
      <w:r w:rsidDel="00000000" w:rsidR="00000000" w:rsidRPr="00000000">
        <w:rPr>
          <w:b w:val="1"/>
          <w:rtl w:val="0"/>
        </w:rPr>
        <w:t xml:space="preserve">Individual Components</w:t>
      </w:r>
      <w:r w:rsidDel="00000000" w:rsidR="00000000" w:rsidRPr="00000000">
        <w:rPr>
          <w:rtl w:val="0"/>
        </w:rPr>
        <w:t xml:space="preserve"> select </w:t>
      </w:r>
      <w:r w:rsidDel="00000000" w:rsidR="00000000" w:rsidRPr="00000000">
        <w:rPr>
          <w:b w:val="1"/>
          <w:i w:val="1"/>
          <w:rtl w:val="0"/>
        </w:rPr>
        <w:t xml:space="preserve">.NET &gt; &gt;NET Framework 4.6.2 SDK</w:t>
      </w:r>
      <w:r w:rsidDel="00000000" w:rsidR="00000000" w:rsidRPr="00000000">
        <w:rPr>
          <w:rtl w:val="0"/>
        </w:rPr>
        <w:t xml:space="preserve"> and </w:t>
      </w:r>
      <w:r w:rsidDel="00000000" w:rsidR="00000000" w:rsidRPr="00000000">
        <w:rPr>
          <w:b w:val="1"/>
          <w:i w:val="1"/>
          <w:rtl w:val="0"/>
        </w:rPr>
        <w:t xml:space="preserve">.NET Framework 4.6.2 targeting pack</w:t>
      </w:r>
      <w:r w:rsidDel="00000000" w:rsidR="00000000" w:rsidRPr="00000000">
        <w:rPr>
          <w:rtl w:val="0"/>
        </w:rPr>
        <w:t xml:space="preserve"> for compatibility with the code base.</w:t>
      </w:r>
    </w:p>
    <w:p w:rsidR="00000000" w:rsidDel="00000000" w:rsidP="00000000" w:rsidRDefault="00000000" w:rsidRPr="00000000" w14:paraId="000000A8">
      <w:pPr>
        <w:rPr/>
      </w:pPr>
      <w:r w:rsidDel="00000000" w:rsidR="00000000" w:rsidRPr="00000000">
        <w:rPr>
          <w:rFonts w:ascii="Arial" w:cs="Arial" w:eastAsia="Arial" w:hAnsi="Arial"/>
        </w:rPr>
        <w:drawing>
          <wp:inline distB="114300" distT="114300" distL="114300" distR="114300">
            <wp:extent cx="3743325" cy="695325"/>
            <wp:effectExtent b="0" l="0" r="0" t="0"/>
            <wp:docPr id="19"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37433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rFonts w:ascii="Arial" w:cs="Arial" w:eastAsia="Arial" w:hAnsi="Arial"/>
          <w:b w:val="1"/>
        </w:rPr>
      </w:pPr>
      <w:r w:rsidDel="00000000" w:rsidR="00000000" w:rsidRPr="00000000">
        <w:rPr>
          <w:rFonts w:ascii="Arial" w:cs="Arial" w:eastAsia="Arial" w:hAnsi="Arial"/>
          <w:rtl w:val="0"/>
        </w:rPr>
        <w:t xml:space="preserve">Select </w:t>
      </w:r>
      <w:r w:rsidDel="00000000" w:rsidR="00000000" w:rsidRPr="00000000">
        <w:rPr>
          <w:rFonts w:ascii="Arial" w:cs="Arial" w:eastAsia="Arial" w:hAnsi="Arial"/>
          <w:b w:val="1"/>
          <w:rtl w:val="0"/>
        </w:rPr>
        <w:t xml:space="preserve">.NET Core 3.0 SDK</w:t>
      </w:r>
    </w:p>
    <w:p w:rsidR="00000000" w:rsidDel="00000000" w:rsidP="00000000" w:rsidRDefault="00000000" w:rsidRPr="00000000" w14:paraId="000000AB">
      <w:pPr>
        <w:rPr>
          <w:rFonts w:ascii="Arial" w:cs="Arial" w:eastAsia="Arial" w:hAnsi="Arial"/>
          <w:b w:val="1"/>
        </w:rPr>
      </w:pPr>
      <w:r w:rsidDel="00000000" w:rsidR="00000000" w:rsidRPr="00000000">
        <w:rPr>
          <w:rFonts w:ascii="Arial" w:cs="Arial" w:eastAsia="Arial" w:hAnsi="Arial"/>
          <w:b w:val="1"/>
          <w:rtl w:val="0"/>
        </w:rPr>
        <w:t xml:space="preserve">Update, we just need 3.0 and 5.0 SDK, no longer using 2.x</w:t>
      </w:r>
    </w:p>
    <w:p w:rsidR="00000000" w:rsidDel="00000000" w:rsidP="00000000" w:rsidRDefault="00000000" w:rsidRPr="00000000" w14:paraId="000000AC">
      <w:pPr>
        <w:rPr>
          <w:rFonts w:ascii="Arial" w:cs="Arial" w:eastAsia="Arial" w:hAnsi="Arial"/>
          <w:b w:val="1"/>
        </w:rPr>
      </w:pPr>
      <w:r w:rsidDel="00000000" w:rsidR="00000000" w:rsidRPr="00000000">
        <w:rPr>
          <w:rFonts w:ascii="Arial" w:cs="Arial" w:eastAsia="Arial" w:hAnsi="Arial"/>
        </w:rPr>
        <w:drawing>
          <wp:inline distB="114300" distT="114300" distL="114300" distR="114300">
            <wp:extent cx="2952750" cy="885825"/>
            <wp:effectExtent b="0" l="0" r="0" t="0"/>
            <wp:docPr id="10"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295275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commentRangeStart w:id="10"/>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Optionally select </w:t>
      </w:r>
      <w:r w:rsidDel="00000000" w:rsidR="00000000" w:rsidRPr="00000000">
        <w:rPr>
          <w:b w:val="1"/>
          <w:i w:val="1"/>
          <w:rtl w:val="0"/>
        </w:rPr>
        <w:t xml:space="preserve">Code Tools &gt; Class Designer</w:t>
      </w:r>
      <w:r w:rsidDel="00000000" w:rsidR="00000000" w:rsidRPr="00000000">
        <w:rPr>
          <w:rtl w:val="0"/>
        </w:rPr>
        <w:t xml:space="preserve"> and </w:t>
      </w:r>
      <w:r w:rsidDel="00000000" w:rsidR="00000000" w:rsidRPr="00000000">
        <w:rPr>
          <w:b w:val="1"/>
          <w:i w:val="1"/>
          <w:rtl w:val="0"/>
        </w:rPr>
        <w:t xml:space="preserve">Code Tools &gt; Code Map</w:t>
      </w:r>
      <w:r w:rsidDel="00000000" w:rsidR="00000000" w:rsidRPr="00000000">
        <w:rPr>
          <w:rtl w:val="0"/>
        </w:rPr>
        <w:t xml:space="preserve"> for improved code </w:t>
      </w:r>
      <w:commentRangeEnd w:id="10"/>
      <w:r w:rsidDel="00000000" w:rsidR="00000000" w:rsidRPr="00000000">
        <w:commentReference w:id="10"/>
      </w:r>
      <w:r w:rsidDel="00000000" w:rsidR="00000000" w:rsidRPr="00000000">
        <w:rPr>
          <w:rtl w:val="0"/>
        </w:rPr>
        <w:t xml:space="preserve">visualizations.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rFonts w:ascii="Arial" w:cs="Arial" w:eastAsia="Arial" w:hAnsi="Arial"/>
        </w:rPr>
      </w:pPr>
      <w:r w:rsidDel="00000000" w:rsidR="00000000" w:rsidRPr="00000000">
        <w:rPr>
          <w:rFonts w:ascii="Arial" w:cs="Arial" w:eastAsia="Arial" w:hAnsi="Arial"/>
        </w:rPr>
        <w:drawing>
          <wp:inline distB="114300" distT="114300" distL="114300" distR="114300">
            <wp:extent cx="3495675" cy="2409825"/>
            <wp:effectExtent b="0" l="0" r="0" t="0"/>
            <wp:docPr id="13"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349567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rFonts w:ascii="Arial" w:cs="Arial" w:eastAsia="Arial" w:hAnsi="Arial"/>
        </w:rPr>
      </w:pPr>
      <w:r w:rsidDel="00000000" w:rsidR="00000000" w:rsidRPr="00000000">
        <w:rPr>
          <w:rtl w:val="0"/>
        </w:rPr>
      </w:r>
    </w:p>
    <w:p w:rsidR="00000000" w:rsidDel="00000000" w:rsidP="00000000" w:rsidRDefault="00000000" w:rsidRPr="00000000" w14:paraId="000000B2">
      <w:pPr>
        <w:pStyle w:val="Heading2"/>
        <w:rPr/>
      </w:pPr>
      <w:bookmarkStart w:colFirst="0" w:colLast="0" w:name="_8z7ztjh8cvsl" w:id="12"/>
      <w:bookmarkEnd w:id="12"/>
      <w:r w:rsidDel="00000000" w:rsidR="00000000" w:rsidRPr="00000000">
        <w:rPr>
          <w:rtl w:val="0"/>
        </w:rPr>
        <w:t xml:space="preserve">Visual Studio Code</w:t>
      </w:r>
    </w:p>
    <w:p w:rsidR="00000000" w:rsidDel="00000000" w:rsidP="00000000" w:rsidRDefault="00000000" w:rsidRPr="00000000" w14:paraId="000000B3">
      <w:pPr>
        <w:rPr/>
      </w:pPr>
      <w:r w:rsidDel="00000000" w:rsidR="00000000" w:rsidRPr="00000000">
        <w:rPr>
          <w:rtl w:val="0"/>
        </w:rPr>
        <w:t xml:space="preserve">Download and install:</w:t>
      </w:r>
    </w:p>
    <w:p w:rsidR="00000000" w:rsidDel="00000000" w:rsidP="00000000" w:rsidRDefault="00000000" w:rsidRPr="00000000" w14:paraId="000000B4">
      <w:pPr>
        <w:rPr/>
      </w:pPr>
      <w:hyperlink r:id="rId34">
        <w:r w:rsidDel="00000000" w:rsidR="00000000" w:rsidRPr="00000000">
          <w:rPr>
            <w:color w:val="1155cc"/>
            <w:u w:val="single"/>
            <w:rtl w:val="0"/>
          </w:rPr>
          <w:t xml:space="preserve">https://code.visualstudio.com/</w:t>
        </w:r>
      </w:hyperlink>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Recommended Extensions to install:</w:t>
      </w:r>
    </w:p>
    <w:p w:rsidR="00000000" w:rsidDel="00000000" w:rsidP="00000000" w:rsidRDefault="00000000" w:rsidRPr="00000000" w14:paraId="000000B7">
      <w:pPr>
        <w:rPr/>
      </w:pPr>
      <w:r w:rsidDel="00000000" w:rsidR="00000000" w:rsidRPr="00000000">
        <w:rPr>
          <w:rtl w:val="0"/>
        </w:rPr>
        <w:t xml:space="preserve">Jest by Orta</w:t>
      </w:r>
    </w:p>
    <w:p w:rsidR="00000000" w:rsidDel="00000000" w:rsidP="00000000" w:rsidRDefault="00000000" w:rsidRPr="00000000" w14:paraId="000000B8">
      <w:pPr>
        <w:rPr/>
      </w:pPr>
      <w:r w:rsidDel="00000000" w:rsidR="00000000" w:rsidRPr="00000000">
        <w:rPr>
          <w:rtl w:val="0"/>
        </w:rPr>
        <w:t xml:space="preserve">TSLint by Microsoft</w:t>
      </w:r>
    </w:p>
    <w:p w:rsidR="00000000" w:rsidDel="00000000" w:rsidP="00000000" w:rsidRDefault="00000000" w:rsidRPr="00000000" w14:paraId="000000B9">
      <w:pPr>
        <w:rPr/>
      </w:pPr>
      <w:r w:rsidDel="00000000" w:rsidR="00000000" w:rsidRPr="00000000">
        <w:rPr>
          <w:rtl w:val="0"/>
        </w:rPr>
        <w:t xml:space="preserve">Angular Language Service by Angular</w:t>
      </w:r>
    </w:p>
    <w:p w:rsidR="00000000" w:rsidDel="00000000" w:rsidP="00000000" w:rsidRDefault="00000000" w:rsidRPr="00000000" w14:paraId="000000BA">
      <w:pPr>
        <w:rPr/>
      </w:pPr>
      <w:r w:rsidDel="00000000" w:rsidR="00000000" w:rsidRPr="00000000">
        <w:rPr>
          <w:rtl w:val="0"/>
        </w:rPr>
        <w:t xml:space="preserve">Angular Snippets (Version 11) by John Papa</w:t>
      </w:r>
    </w:p>
    <w:p w:rsidR="00000000" w:rsidDel="00000000" w:rsidP="00000000" w:rsidRDefault="00000000" w:rsidRPr="00000000" w14:paraId="000000BB">
      <w:pPr>
        <w:pStyle w:val="Heading2"/>
        <w:rPr/>
      </w:pPr>
      <w:bookmarkStart w:colFirst="0" w:colLast="0" w:name="_wszt4ey2spc1" w:id="13"/>
      <w:bookmarkEnd w:id="13"/>
      <w:r w:rsidDel="00000000" w:rsidR="00000000" w:rsidRPr="00000000">
        <w:rPr>
          <w:rtl w:val="0"/>
        </w:rPr>
        <w:t xml:space="preserve">Azure Cosmos DB Emulator</w:t>
      </w:r>
    </w:p>
    <w:p w:rsidR="00000000" w:rsidDel="00000000" w:rsidP="00000000" w:rsidRDefault="00000000" w:rsidRPr="00000000" w14:paraId="000000BC">
      <w:pPr>
        <w:rPr/>
      </w:pPr>
      <w:r w:rsidDel="00000000" w:rsidR="00000000" w:rsidRPr="00000000">
        <w:rPr>
          <w:rtl w:val="0"/>
        </w:rPr>
        <w:t xml:space="preserve">The installation files can be found at the following URL:</w:t>
      </w:r>
    </w:p>
    <w:p w:rsidR="00000000" w:rsidDel="00000000" w:rsidP="00000000" w:rsidRDefault="00000000" w:rsidRPr="00000000" w14:paraId="000000BD">
      <w:pPr>
        <w:rPr>
          <w:rFonts w:ascii="Arial" w:cs="Arial" w:eastAsia="Arial" w:hAnsi="Arial"/>
        </w:rPr>
      </w:pPr>
      <w:r w:rsidDel="00000000" w:rsidR="00000000" w:rsidRPr="00000000">
        <w:rPr>
          <w:rtl w:val="0"/>
        </w:rPr>
      </w:r>
    </w:p>
    <w:p w:rsidR="00000000" w:rsidDel="00000000" w:rsidP="00000000" w:rsidRDefault="00000000" w:rsidRPr="00000000" w14:paraId="000000BE">
      <w:pPr>
        <w:rPr>
          <w:rFonts w:ascii="Arial" w:cs="Arial" w:eastAsia="Arial" w:hAnsi="Arial"/>
        </w:rPr>
      </w:pPr>
      <w:hyperlink r:id="rId35">
        <w:r w:rsidDel="00000000" w:rsidR="00000000" w:rsidRPr="00000000">
          <w:rPr>
            <w:rFonts w:ascii="Arial" w:cs="Arial" w:eastAsia="Arial" w:hAnsi="Arial"/>
            <w:color w:val="1155cc"/>
            <w:u w:val="single"/>
            <w:rtl w:val="0"/>
          </w:rPr>
          <w:t xml:space="preserve">https://aka.ms/cosmosdb-emulator</w:t>
        </w:r>
      </w:hyperlink>
      <w:r w:rsidDel="00000000" w:rsidR="00000000" w:rsidRPr="00000000">
        <w:rPr>
          <w:rtl w:val="0"/>
        </w:rPr>
      </w:r>
    </w:p>
    <w:p w:rsidR="00000000" w:rsidDel="00000000" w:rsidP="00000000" w:rsidRDefault="00000000" w:rsidRPr="00000000" w14:paraId="000000BF">
      <w:pPr>
        <w:rPr>
          <w:rFonts w:ascii="Arial" w:cs="Arial" w:eastAsia="Arial" w:hAnsi="Arial"/>
        </w:rPr>
      </w:pPr>
      <w:r w:rsidDel="00000000" w:rsidR="00000000" w:rsidRPr="00000000">
        <w:rPr>
          <w:rtl w:val="0"/>
        </w:rPr>
      </w:r>
    </w:p>
    <w:p w:rsidR="00000000" w:rsidDel="00000000" w:rsidP="00000000" w:rsidRDefault="00000000" w:rsidRPr="00000000" w14:paraId="000000C0">
      <w:pPr>
        <w:rPr>
          <w:rFonts w:ascii="Arial" w:cs="Arial" w:eastAsia="Arial" w:hAnsi="Arial"/>
        </w:rPr>
      </w:pPr>
      <w:r w:rsidDel="00000000" w:rsidR="00000000" w:rsidRPr="00000000">
        <w:rPr>
          <w:rFonts w:ascii="Arial" w:cs="Arial" w:eastAsia="Arial" w:hAnsi="Arial"/>
          <w:rtl w:val="0"/>
        </w:rPr>
        <w:t xml:space="preserve">Installing and running this emulator requires that it be started using the Thycotic Administrator.</w:t>
      </w:r>
      <w:r w:rsidDel="00000000" w:rsidR="00000000" w:rsidRPr="00000000">
        <w:rPr>
          <w:rtl w:val="0"/>
        </w:rPr>
      </w:r>
    </w:p>
    <w:p w:rsidR="00000000" w:rsidDel="00000000" w:rsidP="00000000" w:rsidRDefault="00000000" w:rsidRPr="00000000" w14:paraId="000000C1">
      <w:pPr>
        <w:pStyle w:val="Heading2"/>
        <w:rPr/>
      </w:pPr>
      <w:bookmarkStart w:colFirst="0" w:colLast="0" w:name="_v5zghlk1lb3x" w:id="14"/>
      <w:bookmarkEnd w:id="14"/>
      <w:r w:rsidDel="00000000" w:rsidR="00000000" w:rsidRPr="00000000">
        <w:rPr>
          <w:rtl w:val="0"/>
        </w:rPr>
        <w:t xml:space="preserve">.NET 5.0 Install</w:t>
      </w:r>
    </w:p>
    <w:p w:rsidR="00000000" w:rsidDel="00000000" w:rsidP="00000000" w:rsidRDefault="00000000" w:rsidRPr="00000000" w14:paraId="000000C2">
      <w:pPr>
        <w:rPr/>
      </w:pPr>
      <w:r w:rsidDel="00000000" w:rsidR="00000000" w:rsidRPr="00000000">
        <w:rPr>
          <w:rtl w:val="0"/>
        </w:rPr>
        <w:t xml:space="preserve">Verify that .NET 5.0 SDK is installed in your workstation using the following command in the powershell:</w:t>
      </w:r>
    </w:p>
    <w:p w:rsidR="00000000" w:rsidDel="00000000" w:rsidP="00000000" w:rsidRDefault="00000000" w:rsidRPr="00000000" w14:paraId="000000C3">
      <w:pPr>
        <w:rPr/>
      </w:pPr>
      <w:r w:rsidDel="00000000" w:rsidR="00000000" w:rsidRPr="00000000">
        <w:rPr>
          <w:rFonts w:ascii="Roboto Mono" w:cs="Roboto Mono" w:eastAsia="Roboto Mono" w:hAnsi="Roboto Mono"/>
          <w:b w:val="1"/>
          <w:sz w:val="24"/>
          <w:szCs w:val="24"/>
          <w:shd w:fill="fce5cd" w:val="clear"/>
          <w:rtl w:val="0"/>
        </w:rPr>
        <w:t xml:space="preserve">dotnet --version</w:t>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If you do not have version 5.0 then install it/.</w:t>
      </w:r>
    </w:p>
    <w:p w:rsidR="00000000" w:rsidDel="00000000" w:rsidP="00000000" w:rsidRDefault="00000000" w:rsidRPr="00000000" w14:paraId="000000C6">
      <w:pPr>
        <w:rPr/>
      </w:pPr>
      <w:r w:rsidDel="00000000" w:rsidR="00000000" w:rsidRPr="00000000">
        <w:rPr>
          <w:rtl w:val="0"/>
        </w:rPr>
        <w:t xml:space="preserve">The installation files can be found at the following URL:</w:t>
      </w:r>
    </w:p>
    <w:p w:rsidR="00000000" w:rsidDel="00000000" w:rsidP="00000000" w:rsidRDefault="00000000" w:rsidRPr="00000000" w14:paraId="000000C7">
      <w:pPr>
        <w:rPr>
          <w:rFonts w:ascii="Arial" w:cs="Arial" w:eastAsia="Arial" w:hAnsi="Arial"/>
        </w:rPr>
      </w:pPr>
      <w:hyperlink r:id="rId36">
        <w:r w:rsidDel="00000000" w:rsidR="00000000" w:rsidRPr="00000000">
          <w:rPr>
            <w:color w:val="1155cc"/>
            <w:u w:val="single"/>
            <w:rtl w:val="0"/>
          </w:rPr>
          <w:t xml:space="preserve">https://dotnet.microsoft.com/download/dotnet/5.0</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C8">
      <w:pPr>
        <w:pStyle w:val="Heading2"/>
        <w:rPr/>
      </w:pPr>
      <w:bookmarkStart w:colFirst="0" w:colLast="0" w:name="_n935o8pzvfmr" w:id="15"/>
      <w:bookmarkEnd w:id="15"/>
      <w:r w:rsidDel="00000000" w:rsidR="00000000" w:rsidRPr="00000000">
        <w:rPr>
          <w:rtl w:val="0"/>
        </w:rPr>
        <w:t xml:space="preserve">Python 2.7.18 Install</w:t>
      </w:r>
    </w:p>
    <w:p w:rsidR="00000000" w:rsidDel="00000000" w:rsidP="00000000" w:rsidRDefault="00000000" w:rsidRPr="00000000" w14:paraId="000000C9">
      <w:pPr>
        <w:pStyle w:val="Heading2"/>
        <w:rPr>
          <w:sz w:val="20"/>
          <w:szCs w:val="20"/>
        </w:rPr>
      </w:pPr>
      <w:bookmarkStart w:colFirst="0" w:colLast="0" w:name="_vosfjq6qz6bn" w:id="16"/>
      <w:bookmarkEnd w:id="16"/>
      <w:r w:rsidDel="00000000" w:rsidR="00000000" w:rsidRPr="00000000">
        <w:rPr>
          <w:sz w:val="20"/>
          <w:szCs w:val="20"/>
          <w:rtl w:val="0"/>
        </w:rPr>
        <w:t xml:space="preserve">The angular client app leverages the NPM package node-sass version 4.13.1. At the time of writing this (5/26/21), node-sass needs to be built locally using node-gyp and visual studio 2017 build tools. In order for this process to work, it requires python 2.7.18 installed.</w:t>
      </w:r>
    </w:p>
    <w:p w:rsidR="00000000" w:rsidDel="00000000" w:rsidP="00000000" w:rsidRDefault="00000000" w:rsidRPr="00000000" w14:paraId="000000CA">
      <w:pPr>
        <w:rPr>
          <w:sz w:val="18"/>
          <w:szCs w:val="18"/>
        </w:rPr>
      </w:pPr>
      <w:r w:rsidDel="00000000" w:rsidR="00000000" w:rsidRPr="00000000">
        <w:rPr>
          <w:sz w:val="18"/>
          <w:szCs w:val="18"/>
          <w:rtl w:val="0"/>
        </w:rPr>
        <w:t xml:space="preserve">Download python here (Windows x86-64 MSI installer):</w:t>
        <w:br w:type="textWrapping"/>
      </w:r>
      <w:hyperlink r:id="rId37">
        <w:r w:rsidDel="00000000" w:rsidR="00000000" w:rsidRPr="00000000">
          <w:rPr>
            <w:color w:val="1155cc"/>
            <w:sz w:val="18"/>
            <w:szCs w:val="18"/>
            <w:u w:val="single"/>
            <w:rtl w:val="0"/>
          </w:rPr>
          <w:t xml:space="preserve">https://www.python.org/downloads/release/python-2718/</w:t>
        </w:r>
      </w:hyperlink>
      <w:r w:rsidDel="00000000" w:rsidR="00000000" w:rsidRPr="00000000">
        <w:rPr>
          <w:sz w:val="18"/>
          <w:szCs w:val="18"/>
          <w:rtl w:val="0"/>
        </w:rPr>
        <w:t xml:space="preserve"> </w:t>
      </w:r>
    </w:p>
    <w:p w:rsidR="00000000" w:rsidDel="00000000" w:rsidP="00000000" w:rsidRDefault="00000000" w:rsidRPr="00000000" w14:paraId="000000CB">
      <w:pPr>
        <w:rPr>
          <w:sz w:val="18"/>
          <w:szCs w:val="18"/>
        </w:rPr>
      </w:pPr>
      <w:r w:rsidDel="00000000" w:rsidR="00000000" w:rsidRPr="00000000">
        <w:rPr>
          <w:rtl w:val="0"/>
        </w:rPr>
      </w:r>
    </w:p>
    <w:p w:rsidR="00000000" w:rsidDel="00000000" w:rsidP="00000000" w:rsidRDefault="00000000" w:rsidRPr="00000000" w14:paraId="000000CC">
      <w:pPr>
        <w:rPr>
          <w:sz w:val="18"/>
          <w:szCs w:val="18"/>
        </w:rPr>
      </w:pPr>
      <w:r w:rsidDel="00000000" w:rsidR="00000000" w:rsidRPr="00000000">
        <w:rPr>
          <w:sz w:val="18"/>
          <w:szCs w:val="18"/>
          <w:rtl w:val="0"/>
        </w:rPr>
        <w:t xml:space="preserve">Install as Thycotic Administrator. Ensure that the install adds it to the Path. This option is in the features box towards the bottom.</w:t>
      </w:r>
      <w:r w:rsidDel="00000000" w:rsidR="00000000" w:rsidRPr="00000000">
        <w:br w:type="page"/>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2"/>
        <w:rPr/>
      </w:pPr>
      <w:bookmarkStart w:colFirst="0" w:colLast="0" w:name="_mj2rtflgl2e5" w:id="17"/>
      <w:bookmarkEnd w:id="17"/>
      <w:r w:rsidDel="00000000" w:rsidR="00000000" w:rsidRPr="00000000">
        <w:rPr>
          <w:rtl w:val="0"/>
        </w:rPr>
        <w:t xml:space="preserve">Node.js</w:t>
      </w:r>
    </w:p>
    <w:p w:rsidR="00000000" w:rsidDel="00000000" w:rsidP="00000000" w:rsidRDefault="00000000" w:rsidRPr="00000000" w14:paraId="000000CF">
      <w:pPr>
        <w:rPr/>
      </w:pPr>
      <w:r w:rsidDel="00000000" w:rsidR="00000000" w:rsidRPr="00000000">
        <w:rPr>
          <w:rtl w:val="0"/>
        </w:rPr>
        <w:t xml:space="preserve">The installation files can be found at the following URL:</w:t>
      </w:r>
    </w:p>
    <w:p w:rsidR="00000000" w:rsidDel="00000000" w:rsidP="00000000" w:rsidRDefault="00000000" w:rsidRPr="00000000" w14:paraId="000000D0">
      <w:pPr>
        <w:rPr/>
      </w:pPr>
      <w:hyperlink r:id="rId38">
        <w:r w:rsidDel="00000000" w:rsidR="00000000" w:rsidRPr="00000000">
          <w:rPr>
            <w:color w:val="1155cc"/>
            <w:u w:val="single"/>
            <w:rtl w:val="0"/>
          </w:rPr>
          <w:t xml:space="preserve">https://nodejs.org/en/</w:t>
        </w:r>
      </w:hyperlink>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Download the installation files for Node.js version 8 or 14.16.1 LTS or latest LTS version.</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drawing>
          <wp:inline distB="114300" distT="114300" distL="114300" distR="114300">
            <wp:extent cx="3595688" cy="1715533"/>
            <wp:effectExtent b="0" l="0" r="0" t="0"/>
            <wp:docPr id="22"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3595688" cy="171553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u w:val="single"/>
        </w:rPr>
      </w:pPr>
      <w:r w:rsidDel="00000000" w:rsidR="00000000" w:rsidRPr="00000000">
        <w:rPr>
          <w:u w:val="single"/>
          <w:rtl w:val="0"/>
        </w:rPr>
        <w:t xml:space="preserve">When installing node, ensure to check “Automatically install the necessary tools” when prompted to install the C/C++ Visual Studio Build tools.</w:t>
      </w:r>
    </w:p>
    <w:p w:rsidR="00000000" w:rsidDel="00000000" w:rsidP="00000000" w:rsidRDefault="00000000" w:rsidRPr="00000000" w14:paraId="000000D7">
      <w:pPr>
        <w:rPr>
          <w:u w:val="single"/>
        </w:rPr>
      </w:pPr>
      <w:r w:rsidDel="00000000" w:rsidR="00000000" w:rsidRPr="00000000">
        <w:rPr>
          <w:rtl w:val="0"/>
        </w:rPr>
      </w:r>
    </w:p>
    <w:p w:rsidR="00000000" w:rsidDel="00000000" w:rsidP="00000000" w:rsidRDefault="00000000" w:rsidRPr="00000000" w14:paraId="000000D8">
      <w:pPr>
        <w:rPr>
          <w:u w:val="single"/>
        </w:rPr>
      </w:pPr>
      <w:r w:rsidDel="00000000" w:rsidR="00000000" w:rsidRPr="00000000">
        <w:rPr>
          <w:u w:val="single"/>
          <w:rtl w:val="0"/>
        </w:rPr>
        <w:t xml:space="preserve">Ensure chocolatey is installed as well.</w:t>
      </w:r>
    </w:p>
    <w:p w:rsidR="00000000" w:rsidDel="00000000" w:rsidP="00000000" w:rsidRDefault="00000000" w:rsidRPr="00000000" w14:paraId="000000D9">
      <w:pPr>
        <w:rPr>
          <w:u w:val="single"/>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Make sure all instances of visual studio installer are closed</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drawing>
          <wp:inline distB="114300" distT="114300" distL="114300" distR="114300">
            <wp:extent cx="3833813" cy="3044259"/>
            <wp:effectExtent b="0" l="0" r="0" t="0"/>
            <wp:docPr id="16"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3833813" cy="3044259"/>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Style w:val="Heading2"/>
        <w:rPr/>
      </w:pPr>
      <w:bookmarkStart w:colFirst="0" w:colLast="0" w:name="_k27rdto9b5l0" w:id="18"/>
      <w:bookmarkEnd w:id="18"/>
      <w:r w:rsidDel="00000000" w:rsidR="00000000" w:rsidRPr="00000000">
        <w:rPr>
          <w:rtl w:val="0"/>
        </w:rPr>
        <w:t xml:space="preserve">@EasyDevops/Angular-Auth-Plugin</w:t>
      </w:r>
    </w:p>
    <w:p w:rsidR="00000000" w:rsidDel="00000000" w:rsidP="00000000" w:rsidRDefault="00000000" w:rsidRPr="00000000" w14:paraId="000000DE">
      <w:pPr>
        <w:rPr>
          <w:rFonts w:ascii="Arial" w:cs="Arial" w:eastAsia="Arial" w:hAnsi="Arial"/>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1. </w:t>
      </w:r>
      <w:r w:rsidDel="00000000" w:rsidR="00000000" w:rsidRPr="00000000">
        <w:rPr>
          <w:rtl w:val="0"/>
        </w:rPr>
        <w:t xml:space="preserve">Copy the below login details to connect JFrog into the file .npmrc file under c:\Users\{your guid}.</w:t>
      </w:r>
    </w:p>
    <w:p w:rsidR="00000000" w:rsidDel="00000000" w:rsidP="00000000" w:rsidRDefault="00000000" w:rsidRPr="00000000" w14:paraId="000000E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1">
      <w:pPr>
        <w:rPr>
          <w:rFonts w:ascii="Arial" w:cs="Arial" w:eastAsia="Arial" w:hAnsi="Arial"/>
        </w:rPr>
      </w:pPr>
      <w:r w:rsidDel="00000000" w:rsidR="00000000" w:rsidRPr="00000000">
        <w:rPr>
          <w:rFonts w:ascii="Arial" w:cs="Arial" w:eastAsia="Arial" w:hAnsi="Arial"/>
          <w:rtl w:val="0"/>
        </w:rPr>
        <w:t xml:space="preserve">If the .npmrc file does not exist then use Git Bash and goto folder c:\Users</w:t>
      </w:r>
      <w:r w:rsidDel="00000000" w:rsidR="00000000" w:rsidRPr="00000000">
        <w:rPr>
          <w:rtl w:val="0"/>
        </w:rPr>
        <w:t xml:space="preserve">\{your guid}</w:t>
      </w:r>
      <w:r w:rsidDel="00000000" w:rsidR="00000000" w:rsidRPr="00000000">
        <w:rPr>
          <w:rFonts w:ascii="Arial" w:cs="Arial" w:eastAsia="Arial" w:hAnsi="Arial"/>
          <w:rtl w:val="0"/>
        </w:rPr>
        <w:t xml:space="preserve"> and use the touch command to create an .npmrc file and save it. Paste the following text into this file and save it.</w:t>
      </w:r>
    </w:p>
    <w:p w:rsidR="00000000" w:rsidDel="00000000" w:rsidP="00000000" w:rsidRDefault="00000000" w:rsidRPr="00000000" w14:paraId="000000E2">
      <w:pPr>
        <w:rPr>
          <w:rFonts w:ascii="Arial" w:cs="Arial" w:eastAsia="Arial" w:hAnsi="Arial"/>
        </w:rPr>
      </w:pPr>
      <w:r w:rsidDel="00000000" w:rsidR="00000000" w:rsidRPr="00000000">
        <w:rPr>
          <w:rtl w:val="0"/>
        </w:rPr>
      </w:r>
    </w:p>
    <w:p w:rsidR="00000000" w:rsidDel="00000000" w:rsidP="00000000" w:rsidRDefault="00000000" w:rsidRPr="00000000" w14:paraId="000000E3">
      <w:pPr>
        <w:rPr>
          <w:rFonts w:ascii="Courier New" w:cs="Courier New" w:eastAsia="Courier New" w:hAnsi="Courier New"/>
        </w:rPr>
      </w:pPr>
      <w:r w:rsidDel="00000000" w:rsidR="00000000" w:rsidRPr="00000000">
        <w:rPr>
          <w:rFonts w:ascii="Courier New" w:cs="Courier New" w:eastAsia="Courier New" w:hAnsi="Courier New"/>
          <w:rtl w:val="0"/>
        </w:rPr>
        <w:t xml:space="preserve">_auth = YmVuamFtaW4uamFja3NvbkB1cy5wd2MuY29tOkFLQ3A1ZTMxNzc0a0ZqVm12aE1Ma1h0Q01LdDVMenBqdHpzcER3WXBocXJnOFQ4WEgxRGlhVjdMYzZmZVVpbmpKeWIzaHhrdTY=</w:t>
      </w:r>
    </w:p>
    <w:p w:rsidR="00000000" w:rsidDel="00000000" w:rsidP="00000000" w:rsidRDefault="00000000" w:rsidRPr="00000000" w14:paraId="000000E4">
      <w:pPr>
        <w:rPr>
          <w:rFonts w:ascii="Courier New" w:cs="Courier New" w:eastAsia="Courier New" w:hAnsi="Courier New"/>
        </w:rPr>
      </w:pPr>
      <w:r w:rsidDel="00000000" w:rsidR="00000000" w:rsidRPr="00000000">
        <w:rPr>
          <w:rFonts w:ascii="Courier New" w:cs="Courier New" w:eastAsia="Courier New" w:hAnsi="Courier New"/>
          <w:rtl w:val="0"/>
        </w:rPr>
        <w:t xml:space="preserve">email = ifs-albatross-service-user@nowhere.com</w:t>
      </w:r>
    </w:p>
    <w:p w:rsidR="00000000" w:rsidDel="00000000" w:rsidP="00000000" w:rsidRDefault="00000000" w:rsidRPr="00000000" w14:paraId="000000E5">
      <w:pPr>
        <w:rPr>
          <w:rFonts w:ascii="Courier New" w:cs="Courier New" w:eastAsia="Courier New" w:hAnsi="Courier New"/>
        </w:rPr>
      </w:pPr>
      <w:r w:rsidDel="00000000" w:rsidR="00000000" w:rsidRPr="00000000">
        <w:rPr>
          <w:rFonts w:ascii="Courier New" w:cs="Courier New" w:eastAsia="Courier New" w:hAnsi="Courier New"/>
          <w:rtl w:val="0"/>
        </w:rPr>
        <w:t xml:space="preserve">registry=https://artifacts.pwc.com/artifactory/api/npm/ifs-npm/</w:t>
      </w:r>
    </w:p>
    <w:p w:rsidR="00000000" w:rsidDel="00000000" w:rsidP="00000000" w:rsidRDefault="00000000" w:rsidRPr="00000000" w14:paraId="000000E6">
      <w:pPr>
        <w:rPr>
          <w:rFonts w:ascii="Courier New" w:cs="Courier New" w:eastAsia="Courier New" w:hAnsi="Courier New"/>
        </w:rPr>
      </w:pPr>
      <w:r w:rsidDel="00000000" w:rsidR="00000000" w:rsidRPr="00000000">
        <w:rPr>
          <w:rFonts w:ascii="Courier New" w:cs="Courier New" w:eastAsia="Courier New" w:hAnsi="Courier New"/>
          <w:rtl w:val="0"/>
        </w:rPr>
        <w:t xml:space="preserve">always-auth = true</w:t>
      </w:r>
    </w:p>
    <w:p w:rsidR="00000000" w:rsidDel="00000000" w:rsidP="00000000" w:rsidRDefault="00000000" w:rsidRPr="00000000" w14:paraId="000000E7">
      <w:pPr>
        <w:rPr>
          <w:rFonts w:ascii="Courier New" w:cs="Courier New" w:eastAsia="Courier New" w:hAnsi="Courier New"/>
        </w:rPr>
      </w:pPr>
      <w:r w:rsidDel="00000000" w:rsidR="00000000" w:rsidRPr="00000000">
        <w:rPr>
          <w:rFonts w:ascii="Courier New" w:cs="Courier New" w:eastAsia="Courier New" w:hAnsi="Courier New"/>
          <w:rtl w:val="0"/>
        </w:rPr>
        <w:t xml:space="preserve">@easydevops:registry=https://artifacts.pwc.com/artifactory/api/npm/ifs-npm/</w:t>
      </w:r>
    </w:p>
    <w:p w:rsidR="00000000" w:rsidDel="00000000" w:rsidP="00000000" w:rsidRDefault="00000000" w:rsidRPr="00000000" w14:paraId="000000E8">
      <w:pPr>
        <w:rPr>
          <w:rFonts w:ascii="Courier New" w:cs="Courier New" w:eastAsia="Courier New" w:hAnsi="Courier New"/>
        </w:rPr>
      </w:pPr>
      <w:r w:rsidDel="00000000" w:rsidR="00000000" w:rsidRPr="00000000">
        <w:rPr>
          <w:rFonts w:ascii="Courier New" w:cs="Courier New" w:eastAsia="Courier New" w:hAnsi="Courier New"/>
          <w:rtl w:val="0"/>
        </w:rPr>
        <w:t xml:space="preserve">@quicksuite:registry=</w:t>
      </w:r>
      <w:hyperlink r:id="rId41">
        <w:r w:rsidDel="00000000" w:rsidR="00000000" w:rsidRPr="00000000">
          <w:rPr>
            <w:rFonts w:ascii="Courier New" w:cs="Courier New" w:eastAsia="Courier New" w:hAnsi="Courier New"/>
            <w:color w:val="1155cc"/>
            <w:u w:val="single"/>
            <w:rtl w:val="0"/>
          </w:rPr>
          <w:t xml:space="preserve">https://artifacts.pwc.com/artifactory/api/npm/ifs-npm/</w:t>
        </w:r>
      </w:hyperlink>
      <w:r w:rsidDel="00000000" w:rsidR="00000000" w:rsidRPr="00000000">
        <w:rPr>
          <w:rtl w:val="0"/>
        </w:rPr>
      </w:r>
    </w:p>
    <w:p w:rsidR="00000000" w:rsidDel="00000000" w:rsidP="00000000" w:rsidRDefault="00000000" w:rsidRPr="00000000" w14:paraId="000000E9">
      <w:pPr>
        <w:rPr>
          <w:rFonts w:ascii="Courier New" w:cs="Courier New" w:eastAsia="Courier New" w:hAnsi="Courier New"/>
        </w:rPr>
      </w:pPr>
      <w:commentRangeStart w:id="11"/>
      <w:r w:rsidDel="00000000" w:rsidR="00000000" w:rsidRPr="00000000">
        <w:rPr>
          <w:rFonts w:ascii="Courier New" w:cs="Courier New" w:eastAsia="Courier New" w:hAnsi="Courier New"/>
          <w:rtl w:val="0"/>
        </w:rPr>
        <w:t xml:space="preserve">strict-ssl=false</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E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B">
      <w:pPr>
        <w:rPr>
          <w:rFonts w:ascii="Arial" w:cs="Arial" w:eastAsia="Arial" w:hAnsi="Arial"/>
        </w:rPr>
      </w:pPr>
      <w:r w:rsidDel="00000000" w:rsidR="00000000" w:rsidRPr="00000000">
        <w:rPr>
          <w:rtl w:val="0"/>
        </w:rPr>
        <w:t xml:space="preserve">2. </w:t>
      </w:r>
      <w:r w:rsidDel="00000000" w:rsidR="00000000" w:rsidRPr="00000000">
        <w:rPr>
          <w:rtl w:val="0"/>
        </w:rPr>
        <w:t xml:space="preserve">Generate an </w:t>
      </w:r>
      <w:r w:rsidDel="00000000" w:rsidR="00000000" w:rsidRPr="00000000">
        <w:rPr>
          <w:b w:val="1"/>
          <w:rtl w:val="0"/>
        </w:rPr>
        <w:t xml:space="preserve">Entrust IdentityGuard Token</w:t>
      </w:r>
      <w:r w:rsidDel="00000000" w:rsidR="00000000" w:rsidRPr="00000000">
        <w:rPr>
          <w:rtl w:val="0"/>
        </w:rPr>
        <w:t xml:space="preserve"> that’s needed for JFrog Artifactory’s Multi-Factor Authentication (MFA)</w:t>
        <w:br w:type="textWrapping"/>
      </w:r>
      <w:hyperlink r:id="rId42">
        <w:r w:rsidDel="00000000" w:rsidR="00000000" w:rsidRPr="00000000">
          <w:rPr>
            <w:color w:val="1155cc"/>
            <w:u w:val="single"/>
            <w:rtl w:val="0"/>
          </w:rPr>
          <w:t xml:space="preserve">https://wwwpwcnetwork.pwc.myshn.net/hub?id=kb_article&amp;sys_id=a01a1c4ddbb1bb041b209407db961996&amp;shn-direct</w:t>
        </w:r>
      </w:hyperlink>
      <w:r w:rsidDel="00000000" w:rsidR="00000000" w:rsidRPr="00000000">
        <w:rPr>
          <w:rtl w:val="0"/>
        </w:rPr>
      </w:r>
    </w:p>
    <w:p w:rsidR="00000000" w:rsidDel="00000000" w:rsidP="00000000" w:rsidRDefault="00000000" w:rsidRPr="00000000" w14:paraId="000000EC">
      <w:pPr>
        <w:rPr>
          <w:rFonts w:ascii="Arial" w:cs="Arial" w:eastAsia="Arial" w:hAnsi="Arial"/>
        </w:rPr>
      </w:pPr>
      <w:r w:rsidDel="00000000" w:rsidR="00000000" w:rsidRPr="00000000">
        <w:rPr>
          <w:rtl w:val="0"/>
        </w:rPr>
      </w:r>
    </w:p>
    <w:p w:rsidR="00000000" w:rsidDel="00000000" w:rsidP="00000000" w:rsidRDefault="00000000" w:rsidRPr="00000000" w14:paraId="000000ED">
      <w:pPr>
        <w:rPr/>
      </w:pPr>
      <w:r w:rsidDel="00000000" w:rsidR="00000000" w:rsidRPr="00000000">
        <w:rPr>
          <w:rFonts w:ascii="Arial" w:cs="Arial" w:eastAsia="Arial" w:hAnsi="Arial"/>
          <w:rtl w:val="0"/>
        </w:rPr>
        <w:t xml:space="preserve">3. </w:t>
      </w:r>
      <w:r w:rsidDel="00000000" w:rsidR="00000000" w:rsidRPr="00000000">
        <w:rPr>
          <w:rtl w:val="0"/>
        </w:rPr>
        <w:t xml:space="preserve">HOW-TO setup </w:t>
      </w:r>
      <w:r w:rsidDel="00000000" w:rsidR="00000000" w:rsidRPr="00000000">
        <w:rPr>
          <w:b w:val="1"/>
          <w:rtl w:val="0"/>
        </w:rPr>
        <w:t xml:space="preserve">JFrog Artifactory</w:t>
      </w:r>
      <w:r w:rsidDel="00000000" w:rsidR="00000000" w:rsidRPr="00000000">
        <w:rPr>
          <w:rtl w:val="0"/>
        </w:rPr>
        <w:t xml:space="preserve"> token and update npm configuration</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rFonts w:ascii="Arial" w:cs="Arial" w:eastAsia="Arial" w:hAnsi="Arial"/>
        </w:rPr>
      </w:pPr>
      <w:r w:rsidDel="00000000" w:rsidR="00000000" w:rsidRPr="00000000">
        <w:rPr>
          <w:b w:val="1"/>
          <w:rtl w:val="0"/>
        </w:rPr>
        <w:t xml:space="preserve">NOTE:</w:t>
      </w:r>
      <w:r w:rsidDel="00000000" w:rsidR="00000000" w:rsidRPr="00000000">
        <w:rPr>
          <w:rtl w:val="0"/>
        </w:rPr>
        <w:t xml:space="preserve"> When clicking on the below link you’ll be directed to a Login page. When prompted with the Login page select the </w:t>
      </w:r>
      <w:r w:rsidDel="00000000" w:rsidR="00000000" w:rsidRPr="00000000">
        <w:rPr>
          <w:b w:val="1"/>
          <w:rtl w:val="0"/>
        </w:rPr>
        <w:t xml:space="preserve">PwC Login</w:t>
      </w:r>
      <w:r w:rsidDel="00000000" w:rsidR="00000000" w:rsidRPr="00000000">
        <w:rPr>
          <w:rtl w:val="0"/>
        </w:rPr>
        <w:t xml:space="preserve"> button option. </w:t>
      </w:r>
      <w:hyperlink r:id="rId43">
        <w:r w:rsidDel="00000000" w:rsidR="00000000" w:rsidRPr="00000000">
          <w:rPr>
            <w:color w:val="1155cc"/>
            <w:u w:val="single"/>
            <w:rtl w:val="0"/>
          </w:rPr>
          <w:t xml:space="preserve">https://innovation-tech.pwc.com/confluence/display/AL/HOW-TO+setup+Artifactory+token+and+update+npm+configuration</w:t>
        </w:r>
      </w:hyperlink>
      <w:r w:rsidDel="00000000" w:rsidR="00000000" w:rsidRPr="00000000">
        <w:rPr>
          <w:rtl w:val="0"/>
        </w:rPr>
      </w:r>
    </w:p>
    <w:p w:rsidR="00000000" w:rsidDel="00000000" w:rsidP="00000000" w:rsidRDefault="00000000" w:rsidRPr="00000000" w14:paraId="000000F0">
      <w:pPr>
        <w:rPr>
          <w:rFonts w:ascii="Arial" w:cs="Arial" w:eastAsia="Arial" w:hAnsi="Arial"/>
        </w:rPr>
      </w:pPr>
      <w:r w:rsidDel="00000000" w:rsidR="00000000" w:rsidRPr="00000000">
        <w:rPr>
          <w:rtl w:val="0"/>
        </w:rPr>
      </w:r>
    </w:p>
    <w:p w:rsidR="00000000" w:rsidDel="00000000" w:rsidP="00000000" w:rsidRDefault="00000000" w:rsidRPr="00000000" w14:paraId="000000F1">
      <w:pPr>
        <w:pStyle w:val="Heading2"/>
        <w:rPr/>
      </w:pPr>
      <w:bookmarkStart w:colFirst="0" w:colLast="0" w:name="_8sc9nju47qjn" w:id="19"/>
      <w:bookmarkEnd w:id="19"/>
      <w:r w:rsidDel="00000000" w:rsidR="00000000" w:rsidRPr="00000000">
        <w:br w:type="page"/>
      </w:r>
      <w:r w:rsidDel="00000000" w:rsidR="00000000" w:rsidRPr="00000000">
        <w:rPr>
          <w:rtl w:val="0"/>
        </w:rPr>
      </w:r>
    </w:p>
    <w:p w:rsidR="00000000" w:rsidDel="00000000" w:rsidP="00000000" w:rsidRDefault="00000000" w:rsidRPr="00000000" w14:paraId="000000F2">
      <w:pPr>
        <w:pStyle w:val="Heading2"/>
        <w:rPr/>
      </w:pPr>
      <w:bookmarkStart w:colFirst="0" w:colLast="0" w:name="_v84rhqxcan6j" w:id="20"/>
      <w:bookmarkEnd w:id="20"/>
      <w:r w:rsidDel="00000000" w:rsidR="00000000" w:rsidRPr="00000000">
        <w:rPr>
          <w:rtl w:val="0"/>
        </w:rPr>
        <w:t xml:space="preserve">Angular</w:t>
      </w:r>
    </w:p>
    <w:p w:rsidR="00000000" w:rsidDel="00000000" w:rsidP="00000000" w:rsidRDefault="00000000" w:rsidRPr="00000000" w14:paraId="000000F3">
      <w:pPr>
        <w:rPr>
          <w:i w:val="1"/>
          <w:color w:val="ff0000"/>
          <w:sz w:val="18"/>
          <w:szCs w:val="18"/>
        </w:rPr>
      </w:pPr>
      <w:r w:rsidDel="00000000" w:rsidR="00000000" w:rsidRPr="00000000">
        <w:rPr>
          <w:i w:val="1"/>
          <w:color w:val="ff0000"/>
          <w:sz w:val="18"/>
          <w:szCs w:val="18"/>
          <w:rtl w:val="0"/>
        </w:rPr>
        <w:t xml:space="preserve">Requires Node.js to be installed.</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Download the installation files for Node.js version 14.16.1 LTS or latest LTS version.</w:t>
      </w:r>
    </w:p>
    <w:p w:rsidR="00000000" w:rsidDel="00000000" w:rsidP="00000000" w:rsidRDefault="00000000" w:rsidRPr="00000000" w14:paraId="000000F6">
      <w:pPr>
        <w:rPr/>
      </w:pPr>
      <w:r w:rsidDel="00000000" w:rsidR="00000000" w:rsidRPr="00000000">
        <w:rPr/>
        <w:drawing>
          <wp:inline distB="114300" distT="114300" distL="114300" distR="114300">
            <wp:extent cx="5943600" cy="2832100"/>
            <wp:effectExtent b="0" l="0" r="0" t="0"/>
            <wp:docPr id="15"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From the command-line interface, execute the following command to install Angular CLI globally:</w:t>
      </w:r>
    </w:p>
    <w:p w:rsidR="00000000" w:rsidDel="00000000" w:rsidP="00000000" w:rsidRDefault="00000000" w:rsidRPr="00000000" w14:paraId="000000F9">
      <w:pPr>
        <w:rPr>
          <w:rFonts w:ascii="Roboto Mono" w:cs="Roboto Mono" w:eastAsia="Roboto Mono" w:hAnsi="Roboto Mono"/>
          <w:b w:val="1"/>
          <w:sz w:val="24"/>
          <w:szCs w:val="24"/>
          <w:shd w:fill="fce5cd" w:val="clear"/>
        </w:rPr>
      </w:pPr>
      <w:r w:rsidDel="00000000" w:rsidR="00000000" w:rsidRPr="00000000">
        <w:rPr>
          <w:rFonts w:ascii="Roboto Mono" w:cs="Roboto Mono" w:eastAsia="Roboto Mono" w:hAnsi="Roboto Mono"/>
          <w:b w:val="1"/>
          <w:sz w:val="24"/>
          <w:szCs w:val="24"/>
          <w:shd w:fill="fce5cd" w:val="clear"/>
          <w:rtl w:val="0"/>
        </w:rPr>
        <w:t xml:space="preserve">npm install -g @angular/cli</w:t>
      </w: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commentRangeStart w:id="12"/>
      <w:r w:rsidDel="00000000" w:rsidR="00000000" w:rsidRPr="00000000">
        <w:rPr>
          <w:rtl w:val="0"/>
        </w:rPr>
        <w:t xml:space="preserve">If the above command fails with the following errors:</w:t>
        <w:br w:type="textWrapping"/>
        <w:br w:type="textWrapping"/>
        <w:t xml:space="preserve">npm ERR! code SELF_SIGNED_CERT_IN_CHAIN</w:t>
      </w:r>
    </w:p>
    <w:p w:rsidR="00000000" w:rsidDel="00000000" w:rsidP="00000000" w:rsidRDefault="00000000" w:rsidRPr="00000000" w14:paraId="000000FC">
      <w:pPr>
        <w:rPr/>
      </w:pPr>
      <w:r w:rsidDel="00000000" w:rsidR="00000000" w:rsidRPr="00000000">
        <w:rPr>
          <w:rtl w:val="0"/>
        </w:rPr>
        <w:t xml:space="preserve">npm ERR! errno SELF_SIGNED_CERT_IN_CHAIN</w:t>
      </w:r>
    </w:p>
    <w:p w:rsidR="00000000" w:rsidDel="00000000" w:rsidP="00000000" w:rsidRDefault="00000000" w:rsidRPr="00000000" w14:paraId="000000FD">
      <w:pPr>
        <w:rPr/>
      </w:pPr>
      <w:r w:rsidDel="00000000" w:rsidR="00000000" w:rsidRPr="00000000">
        <w:rPr>
          <w:rtl w:val="0"/>
        </w:rPr>
        <w:t xml:space="preserve">npm ERR! request to https://registry.npmjs.org/@angular%2fcli failed, reason: self signed certificate in certificate chain</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rFonts w:ascii="Roboto Mono" w:cs="Roboto Mono" w:eastAsia="Roboto Mono" w:hAnsi="Roboto Mono"/>
          <w:b w:val="1"/>
          <w:color w:val="242729"/>
          <w:sz w:val="24"/>
          <w:szCs w:val="24"/>
          <w:shd w:fill="fce5cd" w:val="clear"/>
        </w:rPr>
      </w:pPr>
      <w:r w:rsidDel="00000000" w:rsidR="00000000" w:rsidRPr="00000000">
        <w:rPr>
          <w:rtl w:val="0"/>
        </w:rPr>
        <w:t xml:space="preserve">Then run the following command and try again:</w:t>
        <w:br w:type="textWrapping"/>
      </w:r>
      <w:r w:rsidDel="00000000" w:rsidR="00000000" w:rsidRPr="00000000">
        <w:rPr>
          <w:rFonts w:ascii="Roboto Mono" w:cs="Roboto Mono" w:eastAsia="Roboto Mono" w:hAnsi="Roboto Mono"/>
          <w:b w:val="1"/>
          <w:color w:val="242729"/>
          <w:sz w:val="24"/>
          <w:szCs w:val="24"/>
          <w:shd w:fill="fce5cd" w:val="clear"/>
          <w:rtl w:val="0"/>
        </w:rPr>
        <w:t xml:space="preserve">npm config set registry="http://registry.npmjs.org/"</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2"/>
        <w:rPr/>
      </w:pPr>
      <w:bookmarkStart w:colFirst="0" w:colLast="0" w:name="_jwrvhfpae0qx" w:id="21"/>
      <w:bookmarkEnd w:id="21"/>
      <w:r w:rsidDel="00000000" w:rsidR="00000000" w:rsidRPr="00000000">
        <w:br w:type="page"/>
      </w:r>
      <w:r w:rsidDel="00000000" w:rsidR="00000000" w:rsidRPr="00000000">
        <w:rPr>
          <w:rtl w:val="0"/>
        </w:rPr>
      </w:r>
    </w:p>
    <w:p w:rsidR="00000000" w:rsidDel="00000000" w:rsidP="00000000" w:rsidRDefault="00000000" w:rsidRPr="00000000" w14:paraId="00000102">
      <w:pPr>
        <w:pStyle w:val="Heading2"/>
        <w:rPr/>
      </w:pPr>
      <w:bookmarkStart w:colFirst="0" w:colLast="0" w:name="_sicappx5uxvo" w:id="22"/>
      <w:bookmarkEnd w:id="22"/>
      <w:r w:rsidDel="00000000" w:rsidR="00000000" w:rsidRPr="00000000">
        <w:rPr>
          <w:rtl w:val="0"/>
        </w:rPr>
        <w:t xml:space="preserve">Local Dev Env Setup</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Create entry in Users; require UserGuid, EmployeeID, FirstName, LastName</w:t>
      </w:r>
    </w:p>
    <w:p w:rsidR="00000000" w:rsidDel="00000000" w:rsidP="00000000" w:rsidRDefault="00000000" w:rsidRPr="00000000" w14:paraId="00000105">
      <w:pPr>
        <w:rPr/>
      </w:pPr>
      <w:r w:rsidDel="00000000" w:rsidR="00000000" w:rsidRPr="00000000">
        <w:rPr>
          <w:rtl w:val="0"/>
        </w:rPr>
        <w:t xml:space="preserve">/development needs Full Name, Employee ID, and Employee Guid</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Use </w:t>
      </w:r>
      <w:hyperlink r:id="rId44">
        <w:r w:rsidDel="00000000" w:rsidR="00000000" w:rsidRPr="00000000">
          <w:rPr>
            <w:color w:val="1155cc"/>
            <w:u w:val="single"/>
            <w:rtl w:val="0"/>
          </w:rPr>
          <w:t xml:space="preserve">https://navigator.pwc.com/</w:t>
        </w:r>
      </w:hyperlink>
      <w:r w:rsidDel="00000000" w:rsidR="00000000" w:rsidRPr="00000000">
        <w:rPr>
          <w:rtl w:val="0"/>
        </w:rPr>
        <w:t xml:space="preserve"> to get your employee id.</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Execute the below script by updating with your Guid/EmployeeID/FirstName/LastName:</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rFonts w:ascii="Roboto Mono" w:cs="Roboto Mono" w:eastAsia="Roboto Mono" w:hAnsi="Roboto Mono"/>
          <w:color w:val="1c4587"/>
          <w:sz w:val="18"/>
          <w:szCs w:val="18"/>
        </w:rPr>
      </w:pPr>
      <w:r w:rsidDel="00000000" w:rsidR="00000000" w:rsidRPr="00000000">
        <w:rPr>
          <w:rFonts w:ascii="Roboto Mono" w:cs="Roboto Mono" w:eastAsia="Roboto Mono" w:hAnsi="Roboto Mono"/>
          <w:color w:val="1c4587"/>
          <w:sz w:val="18"/>
          <w:szCs w:val="18"/>
          <w:rtl w:val="0"/>
        </w:rPr>
        <w:t xml:space="preserve">DECLARE @guid nvarchar(50) = '</w:t>
      </w:r>
      <w:r w:rsidDel="00000000" w:rsidR="00000000" w:rsidRPr="00000000">
        <w:rPr>
          <w:rFonts w:ascii="Roboto Mono" w:cs="Roboto Mono" w:eastAsia="Roboto Mono" w:hAnsi="Roboto Mono"/>
          <w:color w:val="ff0000"/>
          <w:sz w:val="18"/>
          <w:szCs w:val="18"/>
          <w:rtl w:val="0"/>
        </w:rPr>
        <w:t xml:space="preserve">sganesan012</w:t>
      </w:r>
      <w:r w:rsidDel="00000000" w:rsidR="00000000" w:rsidRPr="00000000">
        <w:rPr>
          <w:rFonts w:ascii="Roboto Mono" w:cs="Roboto Mono" w:eastAsia="Roboto Mono" w:hAnsi="Roboto Mono"/>
          <w:color w:val="1c4587"/>
          <w:sz w:val="18"/>
          <w:szCs w:val="18"/>
          <w:rtl w:val="0"/>
        </w:rPr>
        <w:t xml:space="preserve">'</w:t>
      </w:r>
    </w:p>
    <w:p w:rsidR="00000000" w:rsidDel="00000000" w:rsidP="00000000" w:rsidRDefault="00000000" w:rsidRPr="00000000" w14:paraId="0000010C">
      <w:pPr>
        <w:rPr>
          <w:rFonts w:ascii="Roboto Mono" w:cs="Roboto Mono" w:eastAsia="Roboto Mono" w:hAnsi="Roboto Mono"/>
          <w:color w:val="1c4587"/>
          <w:sz w:val="18"/>
          <w:szCs w:val="18"/>
        </w:rPr>
      </w:pPr>
      <w:r w:rsidDel="00000000" w:rsidR="00000000" w:rsidRPr="00000000">
        <w:rPr>
          <w:rFonts w:ascii="Roboto Mono" w:cs="Roboto Mono" w:eastAsia="Roboto Mono" w:hAnsi="Roboto Mono"/>
          <w:color w:val="1c4587"/>
          <w:sz w:val="18"/>
          <w:szCs w:val="18"/>
          <w:rtl w:val="0"/>
        </w:rPr>
        <w:t xml:space="preserve">DECLARE @UserID INT</w:t>
      </w:r>
    </w:p>
    <w:p w:rsidR="00000000" w:rsidDel="00000000" w:rsidP="00000000" w:rsidRDefault="00000000" w:rsidRPr="00000000" w14:paraId="0000010D">
      <w:pPr>
        <w:rPr>
          <w:rFonts w:ascii="Roboto Mono" w:cs="Roboto Mono" w:eastAsia="Roboto Mono" w:hAnsi="Roboto Mono"/>
          <w:color w:val="1c4587"/>
          <w:sz w:val="18"/>
          <w:szCs w:val="18"/>
        </w:rPr>
      </w:pPr>
      <w:r w:rsidDel="00000000" w:rsidR="00000000" w:rsidRPr="00000000">
        <w:rPr>
          <w:rtl w:val="0"/>
        </w:rPr>
      </w:r>
    </w:p>
    <w:p w:rsidR="00000000" w:rsidDel="00000000" w:rsidP="00000000" w:rsidRDefault="00000000" w:rsidRPr="00000000" w14:paraId="0000010E">
      <w:pPr>
        <w:rPr>
          <w:rFonts w:ascii="Roboto Mono" w:cs="Roboto Mono" w:eastAsia="Roboto Mono" w:hAnsi="Roboto Mono"/>
          <w:color w:val="1c4587"/>
          <w:sz w:val="18"/>
          <w:szCs w:val="18"/>
        </w:rPr>
      </w:pPr>
      <w:r w:rsidDel="00000000" w:rsidR="00000000" w:rsidRPr="00000000">
        <w:rPr>
          <w:rFonts w:ascii="Roboto Mono" w:cs="Roboto Mono" w:eastAsia="Roboto Mono" w:hAnsi="Roboto Mono"/>
          <w:color w:val="1c4587"/>
          <w:sz w:val="18"/>
          <w:szCs w:val="18"/>
          <w:rtl w:val="0"/>
        </w:rPr>
        <w:t xml:space="preserve">SET @UserID = (SELECT TOP 1 UserID from dbo.[User] WHERE UserGuid = @guid)</w:t>
      </w:r>
    </w:p>
    <w:p w:rsidR="00000000" w:rsidDel="00000000" w:rsidP="00000000" w:rsidRDefault="00000000" w:rsidRPr="00000000" w14:paraId="0000010F">
      <w:pPr>
        <w:rPr>
          <w:rFonts w:ascii="Roboto Mono" w:cs="Roboto Mono" w:eastAsia="Roboto Mono" w:hAnsi="Roboto Mono"/>
          <w:color w:val="1c4587"/>
          <w:sz w:val="18"/>
          <w:szCs w:val="18"/>
        </w:rPr>
      </w:pPr>
      <w:r w:rsidDel="00000000" w:rsidR="00000000" w:rsidRPr="00000000">
        <w:rPr>
          <w:rFonts w:ascii="Roboto Mono" w:cs="Roboto Mono" w:eastAsia="Roboto Mono" w:hAnsi="Roboto Mono"/>
          <w:color w:val="1c4587"/>
          <w:sz w:val="18"/>
          <w:szCs w:val="18"/>
          <w:rtl w:val="0"/>
        </w:rPr>
        <w:t xml:space="preserve">-- Admin</w:t>
      </w:r>
    </w:p>
    <w:p w:rsidR="00000000" w:rsidDel="00000000" w:rsidP="00000000" w:rsidRDefault="00000000" w:rsidRPr="00000000" w14:paraId="00000110">
      <w:pPr>
        <w:rPr>
          <w:rFonts w:ascii="Roboto Mono" w:cs="Roboto Mono" w:eastAsia="Roboto Mono" w:hAnsi="Roboto Mono"/>
          <w:color w:val="1c4587"/>
          <w:sz w:val="18"/>
          <w:szCs w:val="18"/>
        </w:rPr>
      </w:pPr>
      <w:r w:rsidDel="00000000" w:rsidR="00000000" w:rsidRPr="00000000">
        <w:rPr>
          <w:rFonts w:ascii="Roboto Mono" w:cs="Roboto Mono" w:eastAsia="Roboto Mono" w:hAnsi="Roboto Mono"/>
          <w:color w:val="1c4587"/>
          <w:sz w:val="18"/>
          <w:szCs w:val="18"/>
          <w:rtl w:val="0"/>
        </w:rPr>
        <w:t xml:space="preserve">IF (@UserID IS NULL)</w:t>
      </w:r>
    </w:p>
    <w:p w:rsidR="00000000" w:rsidDel="00000000" w:rsidP="00000000" w:rsidRDefault="00000000" w:rsidRPr="00000000" w14:paraId="00000111">
      <w:pPr>
        <w:rPr>
          <w:rFonts w:ascii="Roboto Mono" w:cs="Roboto Mono" w:eastAsia="Roboto Mono" w:hAnsi="Roboto Mono"/>
          <w:color w:val="1c4587"/>
          <w:sz w:val="18"/>
          <w:szCs w:val="18"/>
        </w:rPr>
      </w:pPr>
      <w:r w:rsidDel="00000000" w:rsidR="00000000" w:rsidRPr="00000000">
        <w:rPr>
          <w:rFonts w:ascii="Roboto Mono" w:cs="Roboto Mono" w:eastAsia="Roboto Mono" w:hAnsi="Roboto Mono"/>
          <w:color w:val="1c4587"/>
          <w:sz w:val="18"/>
          <w:szCs w:val="18"/>
          <w:rtl w:val="0"/>
        </w:rPr>
        <w:t xml:space="preserve">BEGIN</w:t>
      </w:r>
    </w:p>
    <w:p w:rsidR="00000000" w:rsidDel="00000000" w:rsidP="00000000" w:rsidRDefault="00000000" w:rsidRPr="00000000" w14:paraId="00000112">
      <w:pPr>
        <w:rPr>
          <w:rFonts w:ascii="Roboto Mono" w:cs="Roboto Mono" w:eastAsia="Roboto Mono" w:hAnsi="Roboto Mono"/>
          <w:color w:val="1c4587"/>
          <w:sz w:val="18"/>
          <w:szCs w:val="18"/>
        </w:rPr>
      </w:pPr>
      <w:r w:rsidDel="00000000" w:rsidR="00000000" w:rsidRPr="00000000">
        <w:rPr>
          <w:rFonts w:ascii="Roboto Mono" w:cs="Roboto Mono" w:eastAsia="Roboto Mono" w:hAnsi="Roboto Mono"/>
          <w:color w:val="1c4587"/>
          <w:sz w:val="18"/>
          <w:szCs w:val="18"/>
          <w:rtl w:val="0"/>
        </w:rPr>
        <w:tab/>
        <w:t xml:space="preserve">INSERT INTO dbo.[User] ([UserGuid]</w:t>
      </w:r>
    </w:p>
    <w:p w:rsidR="00000000" w:rsidDel="00000000" w:rsidP="00000000" w:rsidRDefault="00000000" w:rsidRPr="00000000" w14:paraId="00000113">
      <w:pPr>
        <w:rPr>
          <w:rFonts w:ascii="Roboto Mono" w:cs="Roboto Mono" w:eastAsia="Roboto Mono" w:hAnsi="Roboto Mono"/>
          <w:color w:val="1c4587"/>
          <w:sz w:val="18"/>
          <w:szCs w:val="18"/>
        </w:rPr>
      </w:pPr>
      <w:r w:rsidDel="00000000" w:rsidR="00000000" w:rsidRPr="00000000">
        <w:rPr>
          <w:rFonts w:ascii="Roboto Mono" w:cs="Roboto Mono" w:eastAsia="Roboto Mono" w:hAnsi="Roboto Mono"/>
          <w:color w:val="1c4587"/>
          <w:sz w:val="18"/>
          <w:szCs w:val="18"/>
          <w:rtl w:val="0"/>
        </w:rPr>
        <w:t xml:space="preserve">           ,[EmployeeID]</w:t>
      </w:r>
    </w:p>
    <w:p w:rsidR="00000000" w:rsidDel="00000000" w:rsidP="00000000" w:rsidRDefault="00000000" w:rsidRPr="00000000" w14:paraId="00000114">
      <w:pPr>
        <w:rPr>
          <w:rFonts w:ascii="Roboto Mono" w:cs="Roboto Mono" w:eastAsia="Roboto Mono" w:hAnsi="Roboto Mono"/>
          <w:color w:val="1c4587"/>
          <w:sz w:val="18"/>
          <w:szCs w:val="18"/>
        </w:rPr>
      </w:pPr>
      <w:r w:rsidDel="00000000" w:rsidR="00000000" w:rsidRPr="00000000">
        <w:rPr>
          <w:rFonts w:ascii="Roboto Mono" w:cs="Roboto Mono" w:eastAsia="Roboto Mono" w:hAnsi="Roboto Mono"/>
          <w:color w:val="1c4587"/>
          <w:sz w:val="18"/>
          <w:szCs w:val="18"/>
          <w:rtl w:val="0"/>
        </w:rPr>
        <w:t xml:space="preserve">           ,[FirstName]</w:t>
      </w:r>
    </w:p>
    <w:p w:rsidR="00000000" w:rsidDel="00000000" w:rsidP="00000000" w:rsidRDefault="00000000" w:rsidRPr="00000000" w14:paraId="00000115">
      <w:pPr>
        <w:rPr>
          <w:rFonts w:ascii="Roboto Mono" w:cs="Roboto Mono" w:eastAsia="Roboto Mono" w:hAnsi="Roboto Mono"/>
          <w:color w:val="1c4587"/>
          <w:sz w:val="18"/>
          <w:szCs w:val="18"/>
        </w:rPr>
      </w:pPr>
      <w:r w:rsidDel="00000000" w:rsidR="00000000" w:rsidRPr="00000000">
        <w:rPr>
          <w:rFonts w:ascii="Roboto Mono" w:cs="Roboto Mono" w:eastAsia="Roboto Mono" w:hAnsi="Roboto Mono"/>
          <w:color w:val="1c4587"/>
          <w:sz w:val="18"/>
          <w:szCs w:val="18"/>
          <w:rtl w:val="0"/>
        </w:rPr>
        <w:t xml:space="preserve">           ,[LastName]</w:t>
      </w:r>
    </w:p>
    <w:p w:rsidR="00000000" w:rsidDel="00000000" w:rsidP="00000000" w:rsidRDefault="00000000" w:rsidRPr="00000000" w14:paraId="00000116">
      <w:pPr>
        <w:rPr>
          <w:rFonts w:ascii="Roboto Mono" w:cs="Roboto Mono" w:eastAsia="Roboto Mono" w:hAnsi="Roboto Mono"/>
          <w:color w:val="1c4587"/>
          <w:sz w:val="18"/>
          <w:szCs w:val="18"/>
        </w:rPr>
      </w:pPr>
      <w:r w:rsidDel="00000000" w:rsidR="00000000" w:rsidRPr="00000000">
        <w:rPr>
          <w:rFonts w:ascii="Roboto Mono" w:cs="Roboto Mono" w:eastAsia="Roboto Mono" w:hAnsi="Roboto Mono"/>
          <w:color w:val="1c4587"/>
          <w:sz w:val="18"/>
          <w:szCs w:val="18"/>
          <w:rtl w:val="0"/>
        </w:rPr>
        <w:t xml:space="preserve">           ,[CreatedBy]</w:t>
      </w:r>
    </w:p>
    <w:p w:rsidR="00000000" w:rsidDel="00000000" w:rsidP="00000000" w:rsidRDefault="00000000" w:rsidRPr="00000000" w14:paraId="00000117">
      <w:pPr>
        <w:rPr>
          <w:rFonts w:ascii="Roboto Mono" w:cs="Roboto Mono" w:eastAsia="Roboto Mono" w:hAnsi="Roboto Mono"/>
          <w:color w:val="1c4587"/>
          <w:sz w:val="18"/>
          <w:szCs w:val="18"/>
        </w:rPr>
      </w:pPr>
      <w:r w:rsidDel="00000000" w:rsidR="00000000" w:rsidRPr="00000000">
        <w:rPr>
          <w:rFonts w:ascii="Roboto Mono" w:cs="Roboto Mono" w:eastAsia="Roboto Mono" w:hAnsi="Roboto Mono"/>
          <w:color w:val="1c4587"/>
          <w:sz w:val="18"/>
          <w:szCs w:val="18"/>
          <w:rtl w:val="0"/>
        </w:rPr>
        <w:t xml:space="preserve">           ,[UpdatedBy]</w:t>
      </w:r>
    </w:p>
    <w:p w:rsidR="00000000" w:rsidDel="00000000" w:rsidP="00000000" w:rsidRDefault="00000000" w:rsidRPr="00000000" w14:paraId="00000118">
      <w:pPr>
        <w:rPr>
          <w:rFonts w:ascii="Roboto Mono" w:cs="Roboto Mono" w:eastAsia="Roboto Mono" w:hAnsi="Roboto Mono"/>
          <w:color w:val="1c4587"/>
          <w:sz w:val="18"/>
          <w:szCs w:val="18"/>
        </w:rPr>
      </w:pPr>
      <w:r w:rsidDel="00000000" w:rsidR="00000000" w:rsidRPr="00000000">
        <w:rPr>
          <w:rFonts w:ascii="Roboto Mono" w:cs="Roboto Mono" w:eastAsia="Roboto Mono" w:hAnsi="Roboto Mono"/>
          <w:color w:val="1c4587"/>
          <w:sz w:val="18"/>
          <w:szCs w:val="18"/>
          <w:rtl w:val="0"/>
        </w:rPr>
        <w:t xml:space="preserve">           ,[LastUpdate]</w:t>
      </w:r>
    </w:p>
    <w:p w:rsidR="00000000" w:rsidDel="00000000" w:rsidP="00000000" w:rsidRDefault="00000000" w:rsidRPr="00000000" w14:paraId="00000119">
      <w:pPr>
        <w:rPr>
          <w:rFonts w:ascii="Roboto Mono" w:cs="Roboto Mono" w:eastAsia="Roboto Mono" w:hAnsi="Roboto Mono"/>
          <w:color w:val="1c4587"/>
          <w:sz w:val="18"/>
          <w:szCs w:val="18"/>
        </w:rPr>
      </w:pPr>
      <w:r w:rsidDel="00000000" w:rsidR="00000000" w:rsidRPr="00000000">
        <w:rPr>
          <w:rFonts w:ascii="Roboto Mono" w:cs="Roboto Mono" w:eastAsia="Roboto Mono" w:hAnsi="Roboto Mono"/>
          <w:color w:val="1c4587"/>
          <w:sz w:val="18"/>
          <w:szCs w:val="18"/>
          <w:rtl w:val="0"/>
        </w:rPr>
        <w:t xml:space="preserve">           ,[LastEmailAddressUpdate])</w:t>
      </w:r>
    </w:p>
    <w:p w:rsidR="00000000" w:rsidDel="00000000" w:rsidP="00000000" w:rsidRDefault="00000000" w:rsidRPr="00000000" w14:paraId="0000011A">
      <w:pPr>
        <w:rPr>
          <w:rFonts w:ascii="Roboto Mono" w:cs="Roboto Mono" w:eastAsia="Roboto Mono" w:hAnsi="Roboto Mono"/>
          <w:color w:val="1c4587"/>
          <w:sz w:val="18"/>
          <w:szCs w:val="18"/>
        </w:rPr>
      </w:pPr>
      <w:r w:rsidDel="00000000" w:rsidR="00000000" w:rsidRPr="00000000">
        <w:rPr>
          <w:rFonts w:ascii="Roboto Mono" w:cs="Roboto Mono" w:eastAsia="Roboto Mono" w:hAnsi="Roboto Mono"/>
          <w:color w:val="1c4587"/>
          <w:sz w:val="18"/>
          <w:szCs w:val="18"/>
          <w:rtl w:val="0"/>
        </w:rPr>
        <w:tab/>
        <w:tab/>
        <w:t xml:space="preserve">   VALUES </w:t>
      </w:r>
    </w:p>
    <w:p w:rsidR="00000000" w:rsidDel="00000000" w:rsidP="00000000" w:rsidRDefault="00000000" w:rsidRPr="00000000" w14:paraId="0000011B">
      <w:pPr>
        <w:rPr>
          <w:rFonts w:ascii="Roboto Mono" w:cs="Roboto Mono" w:eastAsia="Roboto Mono" w:hAnsi="Roboto Mono"/>
          <w:color w:val="1c4587"/>
          <w:sz w:val="18"/>
          <w:szCs w:val="18"/>
        </w:rPr>
      </w:pPr>
      <w:r w:rsidDel="00000000" w:rsidR="00000000" w:rsidRPr="00000000">
        <w:rPr>
          <w:rFonts w:ascii="Roboto Mono" w:cs="Roboto Mono" w:eastAsia="Roboto Mono" w:hAnsi="Roboto Mono"/>
          <w:color w:val="1c4587"/>
          <w:sz w:val="18"/>
          <w:szCs w:val="18"/>
          <w:rtl w:val="0"/>
        </w:rPr>
        <w:tab/>
        <w:tab/>
        <w:t xml:space="preserve">   (@guid,</w:t>
      </w:r>
    </w:p>
    <w:p w:rsidR="00000000" w:rsidDel="00000000" w:rsidP="00000000" w:rsidRDefault="00000000" w:rsidRPr="00000000" w14:paraId="0000011C">
      <w:pPr>
        <w:rPr>
          <w:rFonts w:ascii="Roboto Mono" w:cs="Roboto Mono" w:eastAsia="Roboto Mono" w:hAnsi="Roboto Mono"/>
          <w:color w:val="1c4587"/>
          <w:sz w:val="18"/>
          <w:szCs w:val="18"/>
        </w:rPr>
      </w:pPr>
      <w:r w:rsidDel="00000000" w:rsidR="00000000" w:rsidRPr="00000000">
        <w:rPr>
          <w:rFonts w:ascii="Roboto Mono" w:cs="Roboto Mono" w:eastAsia="Roboto Mono" w:hAnsi="Roboto Mono"/>
          <w:color w:val="1c4587"/>
          <w:sz w:val="18"/>
          <w:szCs w:val="18"/>
          <w:rtl w:val="0"/>
        </w:rPr>
        <w:tab/>
        <w:tab/>
        <w:tab/>
        <w:t xml:space="preserve">'</w:t>
      </w:r>
      <w:r w:rsidDel="00000000" w:rsidR="00000000" w:rsidRPr="00000000">
        <w:rPr>
          <w:rFonts w:ascii="Roboto Mono" w:cs="Roboto Mono" w:eastAsia="Roboto Mono" w:hAnsi="Roboto Mono"/>
          <w:color w:val="ff0000"/>
          <w:sz w:val="18"/>
          <w:szCs w:val="18"/>
          <w:rtl w:val="0"/>
        </w:rPr>
        <w:t xml:space="preserve">00090085934</w:t>
      </w:r>
      <w:r w:rsidDel="00000000" w:rsidR="00000000" w:rsidRPr="00000000">
        <w:rPr>
          <w:rFonts w:ascii="Roboto Mono" w:cs="Roboto Mono" w:eastAsia="Roboto Mono" w:hAnsi="Roboto Mono"/>
          <w:color w:val="1c4587"/>
          <w:sz w:val="18"/>
          <w:szCs w:val="18"/>
          <w:rtl w:val="0"/>
        </w:rPr>
        <w:t xml:space="preserve">',</w:t>
      </w:r>
    </w:p>
    <w:p w:rsidR="00000000" w:rsidDel="00000000" w:rsidP="00000000" w:rsidRDefault="00000000" w:rsidRPr="00000000" w14:paraId="0000011D">
      <w:pPr>
        <w:rPr>
          <w:rFonts w:ascii="Roboto Mono" w:cs="Roboto Mono" w:eastAsia="Roboto Mono" w:hAnsi="Roboto Mono"/>
          <w:color w:val="1c4587"/>
          <w:sz w:val="18"/>
          <w:szCs w:val="18"/>
        </w:rPr>
      </w:pPr>
      <w:r w:rsidDel="00000000" w:rsidR="00000000" w:rsidRPr="00000000">
        <w:rPr>
          <w:rFonts w:ascii="Roboto Mono" w:cs="Roboto Mono" w:eastAsia="Roboto Mono" w:hAnsi="Roboto Mono"/>
          <w:color w:val="1c4587"/>
          <w:sz w:val="18"/>
          <w:szCs w:val="18"/>
          <w:rtl w:val="0"/>
        </w:rPr>
        <w:tab/>
        <w:tab/>
        <w:tab/>
        <w:t xml:space="preserve">'</w:t>
      </w:r>
      <w:r w:rsidDel="00000000" w:rsidR="00000000" w:rsidRPr="00000000">
        <w:rPr>
          <w:rFonts w:ascii="Roboto Mono" w:cs="Roboto Mono" w:eastAsia="Roboto Mono" w:hAnsi="Roboto Mono"/>
          <w:color w:val="ff0000"/>
          <w:sz w:val="18"/>
          <w:szCs w:val="18"/>
          <w:rtl w:val="0"/>
        </w:rPr>
        <w:t xml:space="preserve">Sarathy</w:t>
      </w:r>
      <w:r w:rsidDel="00000000" w:rsidR="00000000" w:rsidRPr="00000000">
        <w:rPr>
          <w:rFonts w:ascii="Roboto Mono" w:cs="Roboto Mono" w:eastAsia="Roboto Mono" w:hAnsi="Roboto Mono"/>
          <w:color w:val="1c4587"/>
          <w:sz w:val="18"/>
          <w:szCs w:val="18"/>
          <w:rtl w:val="0"/>
        </w:rPr>
        <w:t xml:space="preserve">',</w:t>
      </w:r>
    </w:p>
    <w:p w:rsidR="00000000" w:rsidDel="00000000" w:rsidP="00000000" w:rsidRDefault="00000000" w:rsidRPr="00000000" w14:paraId="0000011E">
      <w:pPr>
        <w:rPr>
          <w:rFonts w:ascii="Roboto Mono" w:cs="Roboto Mono" w:eastAsia="Roboto Mono" w:hAnsi="Roboto Mono"/>
          <w:color w:val="1c4587"/>
          <w:sz w:val="18"/>
          <w:szCs w:val="18"/>
        </w:rPr>
      </w:pPr>
      <w:r w:rsidDel="00000000" w:rsidR="00000000" w:rsidRPr="00000000">
        <w:rPr>
          <w:rFonts w:ascii="Roboto Mono" w:cs="Roboto Mono" w:eastAsia="Roboto Mono" w:hAnsi="Roboto Mono"/>
          <w:color w:val="1c4587"/>
          <w:sz w:val="18"/>
          <w:szCs w:val="18"/>
          <w:rtl w:val="0"/>
        </w:rPr>
        <w:tab/>
        <w:tab/>
        <w:tab/>
        <w:t xml:space="preserve">'</w:t>
      </w:r>
      <w:r w:rsidDel="00000000" w:rsidR="00000000" w:rsidRPr="00000000">
        <w:rPr>
          <w:rFonts w:ascii="Roboto Mono" w:cs="Roboto Mono" w:eastAsia="Roboto Mono" w:hAnsi="Roboto Mono"/>
          <w:color w:val="ff0000"/>
          <w:sz w:val="18"/>
          <w:szCs w:val="18"/>
          <w:rtl w:val="0"/>
        </w:rPr>
        <w:t xml:space="preserve">Ganesan</w:t>
      </w:r>
      <w:r w:rsidDel="00000000" w:rsidR="00000000" w:rsidRPr="00000000">
        <w:rPr>
          <w:rFonts w:ascii="Roboto Mono" w:cs="Roboto Mono" w:eastAsia="Roboto Mono" w:hAnsi="Roboto Mono"/>
          <w:color w:val="1c4587"/>
          <w:sz w:val="18"/>
          <w:szCs w:val="18"/>
          <w:rtl w:val="0"/>
        </w:rPr>
        <w:t xml:space="preserve">'</w:t>
      </w:r>
    </w:p>
    <w:p w:rsidR="00000000" w:rsidDel="00000000" w:rsidP="00000000" w:rsidRDefault="00000000" w:rsidRPr="00000000" w14:paraId="0000011F">
      <w:pPr>
        <w:rPr>
          <w:rFonts w:ascii="Roboto Mono" w:cs="Roboto Mono" w:eastAsia="Roboto Mono" w:hAnsi="Roboto Mono"/>
          <w:color w:val="1c4587"/>
          <w:sz w:val="18"/>
          <w:szCs w:val="18"/>
        </w:rPr>
      </w:pPr>
      <w:r w:rsidDel="00000000" w:rsidR="00000000" w:rsidRPr="00000000">
        <w:rPr>
          <w:rFonts w:ascii="Roboto Mono" w:cs="Roboto Mono" w:eastAsia="Roboto Mono" w:hAnsi="Roboto Mono"/>
          <w:color w:val="1c4587"/>
          <w:sz w:val="18"/>
          <w:szCs w:val="18"/>
          <w:rtl w:val="0"/>
        </w:rPr>
        <w:tab/>
        <w:tab/>
        <w:tab/>
        <w:t xml:space="preserve">,'System'</w:t>
      </w:r>
    </w:p>
    <w:p w:rsidR="00000000" w:rsidDel="00000000" w:rsidP="00000000" w:rsidRDefault="00000000" w:rsidRPr="00000000" w14:paraId="00000120">
      <w:pPr>
        <w:rPr>
          <w:rFonts w:ascii="Roboto Mono" w:cs="Roboto Mono" w:eastAsia="Roboto Mono" w:hAnsi="Roboto Mono"/>
          <w:color w:val="1c4587"/>
          <w:sz w:val="18"/>
          <w:szCs w:val="18"/>
        </w:rPr>
      </w:pPr>
      <w:r w:rsidDel="00000000" w:rsidR="00000000" w:rsidRPr="00000000">
        <w:rPr>
          <w:rFonts w:ascii="Roboto Mono" w:cs="Roboto Mono" w:eastAsia="Roboto Mono" w:hAnsi="Roboto Mono"/>
          <w:color w:val="1c4587"/>
          <w:sz w:val="18"/>
          <w:szCs w:val="18"/>
          <w:rtl w:val="0"/>
        </w:rPr>
        <w:tab/>
        <w:tab/>
        <w:tab/>
        <w:t xml:space="preserve">,'System'</w:t>
      </w:r>
    </w:p>
    <w:p w:rsidR="00000000" w:rsidDel="00000000" w:rsidP="00000000" w:rsidRDefault="00000000" w:rsidRPr="00000000" w14:paraId="00000121">
      <w:pPr>
        <w:rPr>
          <w:rFonts w:ascii="Roboto Mono" w:cs="Roboto Mono" w:eastAsia="Roboto Mono" w:hAnsi="Roboto Mono"/>
          <w:color w:val="1c4587"/>
          <w:sz w:val="18"/>
          <w:szCs w:val="18"/>
        </w:rPr>
      </w:pPr>
      <w:r w:rsidDel="00000000" w:rsidR="00000000" w:rsidRPr="00000000">
        <w:rPr>
          <w:rFonts w:ascii="Roboto Mono" w:cs="Roboto Mono" w:eastAsia="Roboto Mono" w:hAnsi="Roboto Mono"/>
          <w:color w:val="1c4587"/>
          <w:sz w:val="18"/>
          <w:szCs w:val="18"/>
          <w:rtl w:val="0"/>
        </w:rPr>
        <w:tab/>
        <w:tab/>
        <w:tab/>
        <w:t xml:space="preserve">,GETUTCDATE()</w:t>
      </w:r>
    </w:p>
    <w:p w:rsidR="00000000" w:rsidDel="00000000" w:rsidP="00000000" w:rsidRDefault="00000000" w:rsidRPr="00000000" w14:paraId="00000122">
      <w:pPr>
        <w:rPr>
          <w:rFonts w:ascii="Roboto Mono" w:cs="Roboto Mono" w:eastAsia="Roboto Mono" w:hAnsi="Roboto Mono"/>
          <w:color w:val="1c4587"/>
          <w:sz w:val="18"/>
          <w:szCs w:val="18"/>
        </w:rPr>
      </w:pPr>
      <w:r w:rsidDel="00000000" w:rsidR="00000000" w:rsidRPr="00000000">
        <w:rPr>
          <w:rFonts w:ascii="Roboto Mono" w:cs="Roboto Mono" w:eastAsia="Roboto Mono" w:hAnsi="Roboto Mono"/>
          <w:color w:val="1c4587"/>
          <w:sz w:val="18"/>
          <w:szCs w:val="18"/>
          <w:rtl w:val="0"/>
        </w:rPr>
        <w:tab/>
        <w:tab/>
        <w:tab/>
        <w:t xml:space="preserve">,GETUTCDATE()</w:t>
      </w:r>
    </w:p>
    <w:p w:rsidR="00000000" w:rsidDel="00000000" w:rsidP="00000000" w:rsidRDefault="00000000" w:rsidRPr="00000000" w14:paraId="00000123">
      <w:pPr>
        <w:rPr>
          <w:rFonts w:ascii="Roboto Mono" w:cs="Roboto Mono" w:eastAsia="Roboto Mono" w:hAnsi="Roboto Mono"/>
          <w:color w:val="1c4587"/>
          <w:sz w:val="18"/>
          <w:szCs w:val="18"/>
        </w:rPr>
      </w:pPr>
      <w:r w:rsidDel="00000000" w:rsidR="00000000" w:rsidRPr="00000000">
        <w:rPr>
          <w:rFonts w:ascii="Roboto Mono" w:cs="Roboto Mono" w:eastAsia="Roboto Mono" w:hAnsi="Roboto Mono"/>
          <w:color w:val="1c4587"/>
          <w:sz w:val="18"/>
          <w:szCs w:val="18"/>
          <w:rtl w:val="0"/>
        </w:rPr>
        <w:tab/>
        <w:tab/>
        <w:tab/>
        <w:t xml:space="preserve">)</w:t>
      </w:r>
    </w:p>
    <w:p w:rsidR="00000000" w:rsidDel="00000000" w:rsidP="00000000" w:rsidRDefault="00000000" w:rsidRPr="00000000" w14:paraId="00000124">
      <w:pPr>
        <w:ind w:firstLine="720"/>
        <w:rPr>
          <w:rFonts w:ascii="Roboto Mono" w:cs="Roboto Mono" w:eastAsia="Roboto Mono" w:hAnsi="Roboto Mono"/>
          <w:color w:val="1c4587"/>
          <w:sz w:val="18"/>
          <w:szCs w:val="18"/>
        </w:rPr>
      </w:pPr>
      <w:r w:rsidDel="00000000" w:rsidR="00000000" w:rsidRPr="00000000">
        <w:rPr>
          <w:rtl w:val="0"/>
        </w:rPr>
      </w:r>
    </w:p>
    <w:p w:rsidR="00000000" w:rsidDel="00000000" w:rsidP="00000000" w:rsidRDefault="00000000" w:rsidRPr="00000000" w14:paraId="00000125">
      <w:pPr>
        <w:ind w:firstLine="720"/>
        <w:rPr>
          <w:rFonts w:ascii="Roboto Mono" w:cs="Roboto Mono" w:eastAsia="Roboto Mono" w:hAnsi="Roboto Mono"/>
          <w:color w:val="1c4587"/>
          <w:sz w:val="18"/>
          <w:szCs w:val="18"/>
        </w:rPr>
      </w:pPr>
      <w:r w:rsidDel="00000000" w:rsidR="00000000" w:rsidRPr="00000000">
        <w:rPr>
          <w:rFonts w:ascii="Roboto Mono" w:cs="Roboto Mono" w:eastAsia="Roboto Mono" w:hAnsi="Roboto Mono"/>
          <w:color w:val="1c4587"/>
          <w:sz w:val="18"/>
          <w:szCs w:val="18"/>
          <w:rtl w:val="0"/>
        </w:rPr>
        <w:t xml:space="preserve">SET @UserID = (SELECT TOP 1 UserID from dbo.[User] WHERE UserGuid = @guid)</w:t>
      </w:r>
    </w:p>
    <w:p w:rsidR="00000000" w:rsidDel="00000000" w:rsidP="00000000" w:rsidRDefault="00000000" w:rsidRPr="00000000" w14:paraId="00000126">
      <w:pPr>
        <w:rPr>
          <w:rFonts w:ascii="Roboto Mono" w:cs="Roboto Mono" w:eastAsia="Roboto Mono" w:hAnsi="Roboto Mono"/>
          <w:color w:val="1c4587"/>
          <w:sz w:val="18"/>
          <w:szCs w:val="18"/>
        </w:rPr>
      </w:pPr>
      <w:r w:rsidDel="00000000" w:rsidR="00000000" w:rsidRPr="00000000">
        <w:rPr>
          <w:rFonts w:ascii="Roboto Mono" w:cs="Roboto Mono" w:eastAsia="Roboto Mono" w:hAnsi="Roboto Mono"/>
          <w:color w:val="1c4587"/>
          <w:sz w:val="18"/>
          <w:szCs w:val="18"/>
          <w:rtl w:val="0"/>
        </w:rPr>
        <w:t xml:space="preserve">END</w:t>
      </w:r>
    </w:p>
    <w:p w:rsidR="00000000" w:rsidDel="00000000" w:rsidP="00000000" w:rsidRDefault="00000000" w:rsidRPr="00000000" w14:paraId="00000127">
      <w:pPr>
        <w:rPr>
          <w:rFonts w:ascii="Roboto Mono" w:cs="Roboto Mono" w:eastAsia="Roboto Mono" w:hAnsi="Roboto Mono"/>
          <w:color w:val="1c4587"/>
          <w:sz w:val="18"/>
          <w:szCs w:val="18"/>
        </w:rPr>
      </w:pPr>
      <w:r w:rsidDel="00000000" w:rsidR="00000000" w:rsidRPr="00000000">
        <w:rPr>
          <w:rtl w:val="0"/>
        </w:rPr>
      </w:r>
    </w:p>
    <w:p w:rsidR="00000000" w:rsidDel="00000000" w:rsidP="00000000" w:rsidRDefault="00000000" w:rsidRPr="00000000" w14:paraId="00000128">
      <w:pPr>
        <w:rPr>
          <w:rFonts w:ascii="Roboto Mono" w:cs="Roboto Mono" w:eastAsia="Roboto Mono" w:hAnsi="Roboto Mono"/>
          <w:color w:val="1c4587"/>
          <w:sz w:val="18"/>
          <w:szCs w:val="18"/>
        </w:rPr>
      </w:pPr>
      <w:r w:rsidDel="00000000" w:rsidR="00000000" w:rsidRPr="00000000">
        <w:rPr>
          <w:rFonts w:ascii="Roboto Mono" w:cs="Roboto Mono" w:eastAsia="Roboto Mono" w:hAnsi="Roboto Mono"/>
          <w:color w:val="1c4587"/>
          <w:sz w:val="18"/>
          <w:szCs w:val="18"/>
          <w:rtl w:val="0"/>
        </w:rPr>
        <w:t xml:space="preserve">IF NOT EXISTS (SELECT * FROM dbo.[UserRole] WHERE UserID = @UserID AND RoleID = 2)</w:t>
      </w:r>
    </w:p>
    <w:p w:rsidR="00000000" w:rsidDel="00000000" w:rsidP="00000000" w:rsidRDefault="00000000" w:rsidRPr="00000000" w14:paraId="00000129">
      <w:pPr>
        <w:rPr>
          <w:rFonts w:ascii="Roboto Mono" w:cs="Roboto Mono" w:eastAsia="Roboto Mono" w:hAnsi="Roboto Mono"/>
          <w:color w:val="1c4587"/>
          <w:sz w:val="18"/>
          <w:szCs w:val="18"/>
        </w:rPr>
      </w:pPr>
      <w:r w:rsidDel="00000000" w:rsidR="00000000" w:rsidRPr="00000000">
        <w:rPr>
          <w:rFonts w:ascii="Roboto Mono" w:cs="Roboto Mono" w:eastAsia="Roboto Mono" w:hAnsi="Roboto Mono"/>
          <w:color w:val="1c4587"/>
          <w:sz w:val="18"/>
          <w:szCs w:val="18"/>
          <w:rtl w:val="0"/>
        </w:rPr>
        <w:t xml:space="preserve">BEGIN</w:t>
      </w:r>
    </w:p>
    <w:p w:rsidR="00000000" w:rsidDel="00000000" w:rsidP="00000000" w:rsidRDefault="00000000" w:rsidRPr="00000000" w14:paraId="0000012A">
      <w:pPr>
        <w:rPr>
          <w:rFonts w:ascii="Roboto Mono" w:cs="Roboto Mono" w:eastAsia="Roboto Mono" w:hAnsi="Roboto Mono"/>
          <w:color w:val="1c4587"/>
          <w:sz w:val="18"/>
          <w:szCs w:val="18"/>
        </w:rPr>
      </w:pPr>
      <w:r w:rsidDel="00000000" w:rsidR="00000000" w:rsidRPr="00000000">
        <w:rPr>
          <w:rFonts w:ascii="Roboto Mono" w:cs="Roboto Mono" w:eastAsia="Roboto Mono" w:hAnsi="Roboto Mono"/>
          <w:color w:val="1c4587"/>
          <w:sz w:val="18"/>
          <w:szCs w:val="18"/>
          <w:rtl w:val="0"/>
        </w:rPr>
        <w:tab/>
        <w:t xml:space="preserve">INSERT INTO [dbo].[UserRole]</w:t>
      </w:r>
    </w:p>
    <w:p w:rsidR="00000000" w:rsidDel="00000000" w:rsidP="00000000" w:rsidRDefault="00000000" w:rsidRPr="00000000" w14:paraId="0000012B">
      <w:pPr>
        <w:rPr>
          <w:rFonts w:ascii="Roboto Mono" w:cs="Roboto Mono" w:eastAsia="Roboto Mono" w:hAnsi="Roboto Mono"/>
          <w:color w:val="1c4587"/>
          <w:sz w:val="18"/>
          <w:szCs w:val="18"/>
        </w:rPr>
      </w:pPr>
      <w:r w:rsidDel="00000000" w:rsidR="00000000" w:rsidRPr="00000000">
        <w:rPr>
          <w:rFonts w:ascii="Roboto Mono" w:cs="Roboto Mono" w:eastAsia="Roboto Mono" w:hAnsi="Roboto Mono"/>
          <w:color w:val="1c4587"/>
          <w:sz w:val="18"/>
          <w:szCs w:val="18"/>
          <w:rtl w:val="0"/>
        </w:rPr>
        <w:tab/>
        <w:tab/>
        <w:tab/>
        <w:t xml:space="preserve">   ([UserID]</w:t>
      </w:r>
    </w:p>
    <w:p w:rsidR="00000000" w:rsidDel="00000000" w:rsidP="00000000" w:rsidRDefault="00000000" w:rsidRPr="00000000" w14:paraId="0000012C">
      <w:pPr>
        <w:rPr>
          <w:rFonts w:ascii="Roboto Mono" w:cs="Roboto Mono" w:eastAsia="Roboto Mono" w:hAnsi="Roboto Mono"/>
          <w:color w:val="1c4587"/>
          <w:sz w:val="18"/>
          <w:szCs w:val="18"/>
        </w:rPr>
      </w:pPr>
      <w:r w:rsidDel="00000000" w:rsidR="00000000" w:rsidRPr="00000000">
        <w:rPr>
          <w:rFonts w:ascii="Roboto Mono" w:cs="Roboto Mono" w:eastAsia="Roboto Mono" w:hAnsi="Roboto Mono"/>
          <w:color w:val="1c4587"/>
          <w:sz w:val="18"/>
          <w:szCs w:val="18"/>
          <w:rtl w:val="0"/>
        </w:rPr>
        <w:tab/>
        <w:tab/>
        <w:tab/>
        <w:t xml:space="preserve">   ,[RoleID]</w:t>
      </w:r>
    </w:p>
    <w:p w:rsidR="00000000" w:rsidDel="00000000" w:rsidP="00000000" w:rsidRDefault="00000000" w:rsidRPr="00000000" w14:paraId="0000012D">
      <w:pPr>
        <w:rPr>
          <w:rFonts w:ascii="Roboto Mono" w:cs="Roboto Mono" w:eastAsia="Roboto Mono" w:hAnsi="Roboto Mono"/>
          <w:color w:val="1c4587"/>
          <w:sz w:val="18"/>
          <w:szCs w:val="18"/>
        </w:rPr>
      </w:pPr>
      <w:r w:rsidDel="00000000" w:rsidR="00000000" w:rsidRPr="00000000">
        <w:rPr>
          <w:rFonts w:ascii="Roboto Mono" w:cs="Roboto Mono" w:eastAsia="Roboto Mono" w:hAnsi="Roboto Mono"/>
          <w:color w:val="1c4587"/>
          <w:sz w:val="18"/>
          <w:szCs w:val="18"/>
          <w:rtl w:val="0"/>
        </w:rPr>
        <w:tab/>
        <w:tab/>
        <w:tab/>
        <w:t xml:space="preserve">   ,[CreatedDate]</w:t>
      </w:r>
    </w:p>
    <w:p w:rsidR="00000000" w:rsidDel="00000000" w:rsidP="00000000" w:rsidRDefault="00000000" w:rsidRPr="00000000" w14:paraId="0000012E">
      <w:pPr>
        <w:rPr>
          <w:rFonts w:ascii="Roboto Mono" w:cs="Roboto Mono" w:eastAsia="Roboto Mono" w:hAnsi="Roboto Mono"/>
          <w:color w:val="1c4587"/>
          <w:sz w:val="18"/>
          <w:szCs w:val="18"/>
        </w:rPr>
      </w:pPr>
      <w:r w:rsidDel="00000000" w:rsidR="00000000" w:rsidRPr="00000000">
        <w:rPr>
          <w:rFonts w:ascii="Roboto Mono" w:cs="Roboto Mono" w:eastAsia="Roboto Mono" w:hAnsi="Roboto Mono"/>
          <w:color w:val="1c4587"/>
          <w:sz w:val="18"/>
          <w:szCs w:val="18"/>
          <w:rtl w:val="0"/>
        </w:rPr>
        <w:tab/>
        <w:tab/>
        <w:tab/>
        <w:t xml:space="preserve">   ,[CreatedBy]</w:t>
      </w:r>
    </w:p>
    <w:p w:rsidR="00000000" w:rsidDel="00000000" w:rsidP="00000000" w:rsidRDefault="00000000" w:rsidRPr="00000000" w14:paraId="0000012F">
      <w:pPr>
        <w:rPr>
          <w:rFonts w:ascii="Roboto Mono" w:cs="Roboto Mono" w:eastAsia="Roboto Mono" w:hAnsi="Roboto Mono"/>
          <w:color w:val="1c4587"/>
          <w:sz w:val="18"/>
          <w:szCs w:val="18"/>
        </w:rPr>
      </w:pPr>
      <w:r w:rsidDel="00000000" w:rsidR="00000000" w:rsidRPr="00000000">
        <w:rPr>
          <w:rFonts w:ascii="Roboto Mono" w:cs="Roboto Mono" w:eastAsia="Roboto Mono" w:hAnsi="Roboto Mono"/>
          <w:color w:val="1c4587"/>
          <w:sz w:val="18"/>
          <w:szCs w:val="18"/>
          <w:rtl w:val="0"/>
        </w:rPr>
        <w:tab/>
        <w:tab/>
        <w:tab/>
        <w:t xml:space="preserve">   ,[LastUpdated]</w:t>
      </w:r>
    </w:p>
    <w:p w:rsidR="00000000" w:rsidDel="00000000" w:rsidP="00000000" w:rsidRDefault="00000000" w:rsidRPr="00000000" w14:paraId="00000130">
      <w:pPr>
        <w:rPr>
          <w:rFonts w:ascii="Roboto Mono" w:cs="Roboto Mono" w:eastAsia="Roboto Mono" w:hAnsi="Roboto Mono"/>
          <w:color w:val="1c4587"/>
          <w:sz w:val="18"/>
          <w:szCs w:val="18"/>
        </w:rPr>
      </w:pPr>
      <w:r w:rsidDel="00000000" w:rsidR="00000000" w:rsidRPr="00000000">
        <w:rPr>
          <w:rFonts w:ascii="Roboto Mono" w:cs="Roboto Mono" w:eastAsia="Roboto Mono" w:hAnsi="Roboto Mono"/>
          <w:color w:val="1c4587"/>
          <w:sz w:val="18"/>
          <w:szCs w:val="18"/>
          <w:rtl w:val="0"/>
        </w:rPr>
        <w:tab/>
        <w:tab/>
        <w:tab/>
        <w:t xml:space="preserve">   ,[UpdatedBy])</w:t>
      </w:r>
    </w:p>
    <w:p w:rsidR="00000000" w:rsidDel="00000000" w:rsidP="00000000" w:rsidRDefault="00000000" w:rsidRPr="00000000" w14:paraId="00000131">
      <w:pPr>
        <w:rPr>
          <w:rFonts w:ascii="Roboto Mono" w:cs="Roboto Mono" w:eastAsia="Roboto Mono" w:hAnsi="Roboto Mono"/>
          <w:color w:val="1c4587"/>
          <w:sz w:val="18"/>
          <w:szCs w:val="18"/>
        </w:rPr>
      </w:pPr>
      <w:r w:rsidDel="00000000" w:rsidR="00000000" w:rsidRPr="00000000">
        <w:rPr>
          <w:rFonts w:ascii="Roboto Mono" w:cs="Roboto Mono" w:eastAsia="Roboto Mono" w:hAnsi="Roboto Mono"/>
          <w:color w:val="1c4587"/>
          <w:sz w:val="18"/>
          <w:szCs w:val="18"/>
          <w:rtl w:val="0"/>
        </w:rPr>
        <w:tab/>
        <w:tab/>
        <w:t xml:space="preserve"> VALUES</w:t>
      </w:r>
    </w:p>
    <w:p w:rsidR="00000000" w:rsidDel="00000000" w:rsidP="00000000" w:rsidRDefault="00000000" w:rsidRPr="00000000" w14:paraId="00000132">
      <w:pPr>
        <w:rPr>
          <w:rFonts w:ascii="Roboto Mono" w:cs="Roboto Mono" w:eastAsia="Roboto Mono" w:hAnsi="Roboto Mono"/>
          <w:color w:val="1c4587"/>
          <w:sz w:val="18"/>
          <w:szCs w:val="18"/>
        </w:rPr>
      </w:pPr>
      <w:r w:rsidDel="00000000" w:rsidR="00000000" w:rsidRPr="00000000">
        <w:rPr>
          <w:rFonts w:ascii="Roboto Mono" w:cs="Roboto Mono" w:eastAsia="Roboto Mono" w:hAnsi="Roboto Mono"/>
          <w:color w:val="1c4587"/>
          <w:sz w:val="18"/>
          <w:szCs w:val="18"/>
          <w:rtl w:val="0"/>
        </w:rPr>
        <w:tab/>
        <w:tab/>
        <w:tab/>
        <w:t xml:space="preserve">   (@UserID</w:t>
      </w:r>
    </w:p>
    <w:p w:rsidR="00000000" w:rsidDel="00000000" w:rsidP="00000000" w:rsidRDefault="00000000" w:rsidRPr="00000000" w14:paraId="00000133">
      <w:pPr>
        <w:rPr>
          <w:rFonts w:ascii="Roboto Mono" w:cs="Roboto Mono" w:eastAsia="Roboto Mono" w:hAnsi="Roboto Mono"/>
          <w:color w:val="1c4587"/>
          <w:sz w:val="18"/>
          <w:szCs w:val="18"/>
        </w:rPr>
      </w:pPr>
      <w:r w:rsidDel="00000000" w:rsidR="00000000" w:rsidRPr="00000000">
        <w:rPr>
          <w:rFonts w:ascii="Roboto Mono" w:cs="Roboto Mono" w:eastAsia="Roboto Mono" w:hAnsi="Roboto Mono"/>
          <w:color w:val="1c4587"/>
          <w:sz w:val="18"/>
          <w:szCs w:val="18"/>
          <w:rtl w:val="0"/>
        </w:rPr>
        <w:tab/>
        <w:tab/>
        <w:tab/>
        <w:t xml:space="preserve">   ,2</w:t>
      </w:r>
    </w:p>
    <w:p w:rsidR="00000000" w:rsidDel="00000000" w:rsidP="00000000" w:rsidRDefault="00000000" w:rsidRPr="00000000" w14:paraId="00000134">
      <w:pPr>
        <w:rPr>
          <w:rFonts w:ascii="Roboto Mono" w:cs="Roboto Mono" w:eastAsia="Roboto Mono" w:hAnsi="Roboto Mono"/>
          <w:color w:val="1c4587"/>
          <w:sz w:val="18"/>
          <w:szCs w:val="18"/>
        </w:rPr>
      </w:pPr>
      <w:r w:rsidDel="00000000" w:rsidR="00000000" w:rsidRPr="00000000">
        <w:rPr>
          <w:rFonts w:ascii="Roboto Mono" w:cs="Roboto Mono" w:eastAsia="Roboto Mono" w:hAnsi="Roboto Mono"/>
          <w:color w:val="1c4587"/>
          <w:sz w:val="18"/>
          <w:szCs w:val="18"/>
          <w:rtl w:val="0"/>
        </w:rPr>
        <w:tab/>
        <w:tab/>
        <w:tab/>
        <w:t xml:space="preserve">   ,GETUTCDATE()</w:t>
      </w:r>
    </w:p>
    <w:p w:rsidR="00000000" w:rsidDel="00000000" w:rsidP="00000000" w:rsidRDefault="00000000" w:rsidRPr="00000000" w14:paraId="00000135">
      <w:pPr>
        <w:rPr>
          <w:rFonts w:ascii="Roboto Mono" w:cs="Roboto Mono" w:eastAsia="Roboto Mono" w:hAnsi="Roboto Mono"/>
          <w:color w:val="1c4587"/>
          <w:sz w:val="18"/>
          <w:szCs w:val="18"/>
        </w:rPr>
      </w:pPr>
      <w:r w:rsidDel="00000000" w:rsidR="00000000" w:rsidRPr="00000000">
        <w:rPr>
          <w:rFonts w:ascii="Roboto Mono" w:cs="Roboto Mono" w:eastAsia="Roboto Mono" w:hAnsi="Roboto Mono"/>
          <w:color w:val="1c4587"/>
          <w:sz w:val="18"/>
          <w:szCs w:val="18"/>
          <w:rtl w:val="0"/>
        </w:rPr>
        <w:tab/>
        <w:tab/>
        <w:tab/>
        <w:t xml:space="preserve">   ,'Admin'</w:t>
      </w:r>
    </w:p>
    <w:p w:rsidR="00000000" w:rsidDel="00000000" w:rsidP="00000000" w:rsidRDefault="00000000" w:rsidRPr="00000000" w14:paraId="00000136">
      <w:pPr>
        <w:rPr>
          <w:rFonts w:ascii="Roboto Mono" w:cs="Roboto Mono" w:eastAsia="Roboto Mono" w:hAnsi="Roboto Mono"/>
          <w:color w:val="1c4587"/>
          <w:sz w:val="18"/>
          <w:szCs w:val="18"/>
        </w:rPr>
      </w:pPr>
      <w:r w:rsidDel="00000000" w:rsidR="00000000" w:rsidRPr="00000000">
        <w:rPr>
          <w:rFonts w:ascii="Roboto Mono" w:cs="Roboto Mono" w:eastAsia="Roboto Mono" w:hAnsi="Roboto Mono"/>
          <w:color w:val="1c4587"/>
          <w:sz w:val="18"/>
          <w:szCs w:val="18"/>
          <w:rtl w:val="0"/>
        </w:rPr>
        <w:tab/>
        <w:tab/>
        <w:tab/>
        <w:t xml:space="preserve">   ,GETUTCDATE()</w:t>
      </w:r>
    </w:p>
    <w:p w:rsidR="00000000" w:rsidDel="00000000" w:rsidP="00000000" w:rsidRDefault="00000000" w:rsidRPr="00000000" w14:paraId="00000137">
      <w:pPr>
        <w:rPr>
          <w:rFonts w:ascii="Roboto Mono" w:cs="Roboto Mono" w:eastAsia="Roboto Mono" w:hAnsi="Roboto Mono"/>
          <w:color w:val="1c4587"/>
          <w:sz w:val="18"/>
          <w:szCs w:val="18"/>
        </w:rPr>
      </w:pPr>
      <w:r w:rsidDel="00000000" w:rsidR="00000000" w:rsidRPr="00000000">
        <w:rPr>
          <w:rFonts w:ascii="Roboto Mono" w:cs="Roboto Mono" w:eastAsia="Roboto Mono" w:hAnsi="Roboto Mono"/>
          <w:color w:val="1c4587"/>
          <w:sz w:val="18"/>
          <w:szCs w:val="18"/>
          <w:rtl w:val="0"/>
        </w:rPr>
        <w:tab/>
        <w:tab/>
        <w:tab/>
        <w:t xml:space="preserve">   ,'Admin')</w:t>
      </w:r>
    </w:p>
    <w:p w:rsidR="00000000" w:rsidDel="00000000" w:rsidP="00000000" w:rsidRDefault="00000000" w:rsidRPr="00000000" w14:paraId="00000138">
      <w:pPr>
        <w:rPr>
          <w:rFonts w:ascii="Roboto Mono" w:cs="Roboto Mono" w:eastAsia="Roboto Mono" w:hAnsi="Roboto Mono"/>
          <w:color w:val="1c4587"/>
          <w:sz w:val="18"/>
          <w:szCs w:val="18"/>
        </w:rPr>
      </w:pPr>
      <w:r w:rsidDel="00000000" w:rsidR="00000000" w:rsidRPr="00000000">
        <w:rPr>
          <w:rFonts w:ascii="Roboto Mono" w:cs="Roboto Mono" w:eastAsia="Roboto Mono" w:hAnsi="Roboto Mono"/>
          <w:color w:val="1c4587"/>
          <w:sz w:val="18"/>
          <w:szCs w:val="18"/>
          <w:rtl w:val="0"/>
        </w:rPr>
        <w:t xml:space="preserve">END</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pStyle w:val="Heading2"/>
        <w:rPr/>
      </w:pPr>
      <w:bookmarkStart w:colFirst="0" w:colLast="0" w:name="_v6hx51lyzh9b" w:id="23"/>
      <w:bookmarkEnd w:id="23"/>
      <w:r w:rsidDel="00000000" w:rsidR="00000000" w:rsidRPr="00000000">
        <w:rPr>
          <w:rtl w:val="0"/>
        </w:rPr>
        <w:t xml:space="preserve">Troubleshooting Tips</w:t>
      </w:r>
    </w:p>
    <w:p w:rsidR="00000000" w:rsidDel="00000000" w:rsidP="00000000" w:rsidRDefault="00000000" w:rsidRPr="00000000" w14:paraId="0000013C">
      <w:pPr>
        <w:rPr/>
      </w:pPr>
      <w:r w:rsidDel="00000000" w:rsidR="00000000" w:rsidRPr="00000000">
        <w:rPr>
          <w:rtl w:val="0"/>
        </w:rPr>
        <w:t xml:space="preserve">If you get an error message “</w:t>
      </w:r>
      <w:r w:rsidDel="00000000" w:rsidR="00000000" w:rsidRPr="00000000">
        <w:rPr>
          <w:b w:val="1"/>
          <w:rtl w:val="0"/>
        </w:rPr>
        <w:t xml:space="preserve">SSL certificate problem: self signed certificate in certificate chain</w:t>
      </w:r>
      <w:r w:rsidDel="00000000" w:rsidR="00000000" w:rsidRPr="00000000">
        <w:rPr>
          <w:rtl w:val="0"/>
        </w:rPr>
        <w:t xml:space="preserve">” then follow the instructions from Sharepoint</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hyperlink r:id="rId45">
        <w:r w:rsidDel="00000000" w:rsidR="00000000" w:rsidRPr="00000000">
          <w:rPr>
            <w:color w:val="1155cc"/>
            <w:u w:val="single"/>
            <w:rtl w:val="0"/>
          </w:rPr>
          <w:t xml:space="preserve">https://pwceur.sharepoint.com/sites/VisualStudioTeamServices/SitePages/SSL%20certificate%20problem%20self%20signed%20certificate%20in%20certificate%20chain.aspx</w:t>
        </w:r>
      </w:hyperlink>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rFonts w:ascii="Arial" w:cs="Arial" w:eastAsia="Arial" w:hAnsi="Arial"/>
        </w:rPr>
      </w:pPr>
      <w:r w:rsidDel="00000000" w:rsidR="00000000" w:rsidRPr="00000000">
        <w:rPr>
          <w:rFonts w:ascii="Arial" w:cs="Arial" w:eastAsia="Arial" w:hAnsi="Arial"/>
          <w:rtl w:val="0"/>
        </w:rPr>
        <w:t xml:space="preserve">If you receive the Cypress App could not be downloaded error, enter one of the following depending on your shell:</w:t>
      </w:r>
    </w:p>
    <w:p w:rsidR="00000000" w:rsidDel="00000000" w:rsidP="00000000" w:rsidRDefault="00000000" w:rsidRPr="00000000" w14:paraId="00000141">
      <w:pPr>
        <w:rPr>
          <w:rFonts w:ascii="Arial" w:cs="Arial" w:eastAsia="Arial" w:hAnsi="Arial"/>
        </w:rPr>
      </w:pPr>
      <w:r w:rsidDel="00000000" w:rsidR="00000000" w:rsidRPr="00000000">
        <w:rPr>
          <w:rtl w:val="0"/>
        </w:rPr>
      </w:r>
    </w:p>
    <w:p w:rsidR="00000000" w:rsidDel="00000000" w:rsidP="00000000" w:rsidRDefault="00000000" w:rsidRPr="00000000" w14:paraId="00000142">
      <w:pPr>
        <w:rPr>
          <w:rFonts w:ascii="Roboto Mono" w:cs="Roboto Mono" w:eastAsia="Roboto Mono" w:hAnsi="Roboto Mono"/>
          <w:b w:val="1"/>
          <w:sz w:val="20"/>
          <w:szCs w:val="20"/>
          <w:shd w:fill="fce5cd" w:val="clear"/>
        </w:rPr>
      </w:pPr>
      <w:r w:rsidDel="00000000" w:rsidR="00000000" w:rsidRPr="00000000">
        <w:rPr>
          <w:rFonts w:ascii="Arial" w:cs="Arial" w:eastAsia="Arial" w:hAnsi="Arial"/>
          <w:rtl w:val="0"/>
        </w:rPr>
        <w:t xml:space="preserve">CMD: </w:t>
      </w:r>
      <w:r w:rsidDel="00000000" w:rsidR="00000000" w:rsidRPr="00000000">
        <w:rPr>
          <w:rFonts w:ascii="Roboto Mono" w:cs="Roboto Mono" w:eastAsia="Roboto Mono" w:hAnsi="Roboto Mono"/>
          <w:b w:val="1"/>
          <w:sz w:val="20"/>
          <w:szCs w:val="20"/>
          <w:shd w:fill="fce5cd" w:val="clear"/>
          <w:rtl w:val="0"/>
        </w:rPr>
        <w:t xml:space="preserve">SET NODE_TLS_REJECT_UNAUTHORIZED=0</w:t>
      </w:r>
    </w:p>
    <w:p w:rsidR="00000000" w:rsidDel="00000000" w:rsidP="00000000" w:rsidRDefault="00000000" w:rsidRPr="00000000" w14:paraId="00000143">
      <w:pPr>
        <w:rPr>
          <w:rFonts w:ascii="Roboto Mono" w:cs="Roboto Mono" w:eastAsia="Roboto Mono" w:hAnsi="Roboto Mono"/>
          <w:b w:val="1"/>
          <w:sz w:val="20"/>
          <w:szCs w:val="20"/>
          <w:shd w:fill="fce5cd" w:val="clear"/>
        </w:rPr>
      </w:pPr>
      <w:r w:rsidDel="00000000" w:rsidR="00000000" w:rsidRPr="00000000">
        <w:rPr>
          <w:rFonts w:ascii="Arial" w:cs="Arial" w:eastAsia="Arial" w:hAnsi="Arial"/>
          <w:rtl w:val="0"/>
        </w:rPr>
        <w:t xml:space="preserve">Powershell: </w:t>
      </w:r>
      <w:r w:rsidDel="00000000" w:rsidR="00000000" w:rsidRPr="00000000">
        <w:rPr>
          <w:rFonts w:ascii="Roboto Mono" w:cs="Roboto Mono" w:eastAsia="Roboto Mono" w:hAnsi="Roboto Mono"/>
          <w:b w:val="1"/>
          <w:sz w:val="20"/>
          <w:szCs w:val="20"/>
          <w:shd w:fill="fce5cd" w:val="clear"/>
          <w:rtl w:val="0"/>
        </w:rPr>
        <w:t xml:space="preserve">$Env:NODE_TLS_REJECT_UNAUTHORIZED=0</w:t>
      </w:r>
    </w:p>
    <w:p w:rsidR="00000000" w:rsidDel="00000000" w:rsidP="00000000" w:rsidRDefault="00000000" w:rsidRPr="00000000" w14:paraId="00000144">
      <w:pPr>
        <w:rPr>
          <w:rFonts w:ascii="Roboto Mono" w:cs="Roboto Mono" w:eastAsia="Roboto Mono" w:hAnsi="Roboto Mono"/>
          <w:b w:val="1"/>
          <w:sz w:val="20"/>
          <w:szCs w:val="20"/>
          <w:shd w:fill="fce5cd" w:val="clear"/>
        </w:rPr>
      </w:pPr>
      <w:r w:rsidDel="00000000" w:rsidR="00000000" w:rsidRPr="00000000">
        <w:rPr>
          <w:rtl w:val="0"/>
        </w:rPr>
      </w:r>
    </w:p>
    <w:p w:rsidR="00000000" w:rsidDel="00000000" w:rsidP="00000000" w:rsidRDefault="00000000" w:rsidRPr="00000000" w14:paraId="00000145">
      <w:pPr>
        <w:rPr>
          <w:rFonts w:ascii="Roboto Mono" w:cs="Roboto Mono" w:eastAsia="Roboto Mono" w:hAnsi="Roboto Mono"/>
          <w:b w:val="1"/>
          <w:sz w:val="20"/>
          <w:szCs w:val="20"/>
          <w:shd w:fill="fce5cd" w:val="clear"/>
        </w:rPr>
      </w:pPr>
      <w:r w:rsidDel="00000000" w:rsidR="00000000" w:rsidRPr="00000000">
        <w:rPr>
          <w:rFonts w:ascii="Roboto Mono" w:cs="Roboto Mono" w:eastAsia="Roboto Mono" w:hAnsi="Roboto Mono"/>
          <w:b w:val="1"/>
          <w:sz w:val="20"/>
          <w:szCs w:val="20"/>
          <w:shd w:fill="fce5cd" w:val="clear"/>
          <w:rtl w:val="0"/>
        </w:rPr>
        <w:t xml:space="preserve">-- </w:t>
      </w:r>
    </w:p>
    <w:p w:rsidR="00000000" w:rsidDel="00000000" w:rsidP="00000000" w:rsidRDefault="00000000" w:rsidRPr="00000000" w14:paraId="00000146">
      <w:pPr>
        <w:rPr>
          <w:rFonts w:ascii="Roboto Mono" w:cs="Roboto Mono" w:eastAsia="Roboto Mono" w:hAnsi="Roboto Mono"/>
          <w:b w:val="1"/>
          <w:sz w:val="20"/>
          <w:szCs w:val="20"/>
          <w:shd w:fill="fce5cd" w:val="clea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If you get `npm install` error with phantomjs, do the following:</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npm install phantomjs-prebuilt@2.1.16 --ignore-scripts</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Fonts w:ascii="Roboto Mono" w:cs="Roboto Mono" w:eastAsia="Roboto Mono" w:hAnsi="Roboto Mono"/>
          <w:b w:val="1"/>
          <w:sz w:val="20"/>
          <w:szCs w:val="20"/>
          <w:shd w:fill="fce5cd" w:val="clear"/>
          <w:rtl w:val="0"/>
        </w:rPr>
        <w:t xml:space="preserve">-- </w:t>
      </w: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If you Open a Visual Studio solution such as Fit.Sln and the build gives a lot of errors. Possible Fix: Make sure this nuget.org package source is set.g</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drawing>
          <wp:inline distB="114300" distT="114300" distL="114300" distR="114300">
            <wp:extent cx="5943600" cy="3530600"/>
            <wp:effectExtent b="0" l="0" r="0" t="0"/>
            <wp:docPr id="11"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color w:val="222222"/>
          <w:sz w:val="19"/>
          <w:szCs w:val="19"/>
          <w:rtl w:val="0"/>
        </w:rPr>
        <w:t xml:space="preserve">Here is the link to the install of the Windows wrapper - </w:t>
      </w:r>
      <w:hyperlink r:id="rId47">
        <w:r w:rsidDel="00000000" w:rsidR="00000000" w:rsidRPr="00000000">
          <w:rPr>
            <w:color w:val="1155cc"/>
            <w:sz w:val="19"/>
            <w:szCs w:val="19"/>
            <w:u w:val="single"/>
            <w:rtl w:val="0"/>
          </w:rPr>
          <w:t xml:space="preserve">https://github.com/MicrosoftArchive/redis/releases</w:t>
        </w:r>
      </w:hyperlink>
      <w:r w:rsidDel="00000000" w:rsidR="00000000" w:rsidRPr="00000000">
        <w:rPr>
          <w:color w:val="222222"/>
          <w:sz w:val="19"/>
          <w:szCs w:val="19"/>
          <w:rtl w:val="0"/>
        </w:rPr>
        <w:t xml:space="preserve"> or here </w:t>
      </w:r>
      <w:hyperlink r:id="rId48">
        <w:r w:rsidDel="00000000" w:rsidR="00000000" w:rsidRPr="00000000">
          <w:rPr>
            <w:color w:val="1155cc"/>
            <w:sz w:val="19"/>
            <w:szCs w:val="19"/>
            <w:u w:val="single"/>
            <w:rtl w:val="0"/>
          </w:rPr>
          <w:t xml:space="preserve">https://redis.io/download</w:t>
        </w:r>
      </w:hyperlink>
      <w:r w:rsidDel="00000000" w:rsidR="00000000" w:rsidRPr="00000000">
        <w:rPr>
          <w:rtl w:val="0"/>
        </w:rPr>
      </w:r>
    </w:p>
    <w:sectPr>
      <w:headerReference r:id="rId49" w:type="default"/>
      <w:footerReference r:id="rId50" w:type="default"/>
      <w:pgSz w:h="15840" w:w="12240" w:orient="portrait"/>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esse Schein (US - IFS)" w:id="10" w:date="2021-05-14T14:12:32Z">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Git for Windows should also be selected, evidently it wasn't by default</w:t>
      </w:r>
    </w:p>
  </w:comment>
  <w:comment w:author="Jesse Schein (US - IFS)" w:id="9" w:date="2021-05-14T15:15:43Z">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 want to update this to the latest version?</w:t>
      </w:r>
    </w:p>
  </w:comment>
  <w:comment w:author="Bruce Hunter (US - IFS)" w:id="12" w:date="2021-05-04T14:56:53Z">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part is not listed in the document (Enhanced) Version -  https://docs.google.com/document/d/1e_YAiBk1NxPqysy831baxpHolnxS0JP-FLnZHQdksbc/edit</w:t>
      </w:r>
    </w:p>
  </w:comment>
  <w:comment w:author="Robert Green (US - IFS)" w:id="0" w:date="2021-05-24T19:22:28Z">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Got an error saying "You can't sign up here with a work or school email address. Use a personal email, such as Gmail or Yahoo!, or get a new Outlook email." ... I entered my @pwc.com email address. :-(</w:t>
      </w:r>
    </w:p>
  </w:comment>
  <w:comment w:author="Bruce Hunter (US - IFS)" w:id="1" w:date="2021-05-05T00:10:24Z">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Documentation does not specify installing git for windows or git extension in visual studio installation or installing git manually outside of visual studio process.</w:t>
      </w:r>
    </w:p>
  </w:comment>
  <w:comment w:author="Bruce Hunter (US - IFS)" w:id="2" w:date="2021-05-04T16:53:05Z">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it okay to install 2019? Also, shouldn't we be installing SQL Server Developer is a full-featured free edition instead of Express. I believe that most developers are licensed to run developer and it's full featured.</w:t>
      </w:r>
    </w:p>
  </w:comment>
  <w:comment w:author="Marc King (US - IFS)" w:id="3" w:date="2021-05-04T17:03:30Z">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SQL Server Developer edition should be fine, but we should target 2016 to maintain parity with the servers.</w:t>
      </w:r>
    </w:p>
  </w:comment>
  <w:comment w:author="Bruce Hunter (US - IFS)" w:id="4" w:date="2021-05-04T17:04:43Z">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 with developer instead of express. </w:t>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also just confirmed with Godwin:</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Bruce Hunter (US - IFS), 1 min</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afternoon, do you know the specific version of sql server running in prod?</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it 2017?</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Godwin Misquith (US - IFS), Now</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2016</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afternoon</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Bruce Hunter (US - IFS), Now</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w:t>
      </w:r>
    </w:p>
  </w:comment>
  <w:comment w:author="Bruce Hunter (US - IFS)" w:id="5" w:date="2021-05-04T17:12:28Z">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Godwin has spoken with db's and is </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trying to get upper sql servers upgraded; he said use 2019. I will use 2019 Developer.</w:t>
      </w:r>
    </w:p>
  </w:comment>
  <w:comment w:author="Bruce Hunter (US - IFS)" w:id="6" w:date="2021-05-04T17:39:43Z">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download and uploaded install exe to our shared drive tools directory: https://drive.google.com/file/d/1fsJtpWRkwmI81jdHgnTUb-mRwFWlzdML/view?usp=sharing</w:t>
      </w:r>
    </w:p>
  </w:comment>
  <w:comment w:author="Jesse Schein (US - IFS)" w:id="11" w:date="2021-06-01T13:48:11Z">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for proxy SSL to work</w:t>
      </w:r>
    </w:p>
  </w:comment>
  <w:comment w:author="Bruce Hunter (US - IFS)" w:id="7" w:date="2020-10-12T14:09:18Z">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Prior to publishing, at this time it is recommended to get a local DB backup of "ECFIT" from another developer and restore that first, then publish over that moving forward.</w:t>
      </w:r>
    </w:p>
  </w:comment>
  <w:comment w:author="Bruce Hunter (US - IFS)" w:id="8" w:date="2020-10-12T14:11:00Z">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@daniel.j.crowley@pwc.com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Condense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A">
    <w:pPr>
      <w:rPr/>
      <w:pPrChange w:author="Bryan LaFavors (US - IFS)" w:id="0" w:date="2021-05-21T18:25:10Z">
        <w:pPr/>
      </w:pPrChange>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Roboto Condensed" w:cs="Roboto Condensed" w:eastAsia="Roboto Condensed" w:hAnsi="Roboto Condensed"/>
      <w:b w:val="1"/>
      <w:sz w:val="40"/>
      <w:szCs w:val="40"/>
    </w:rPr>
  </w:style>
  <w:style w:type="paragraph" w:styleId="Heading2">
    <w:name w:val="heading 2"/>
    <w:basedOn w:val="Normal"/>
    <w:next w:val="Normal"/>
    <w:pPr>
      <w:keepNext w:val="1"/>
      <w:keepLines w:val="1"/>
      <w:spacing w:after="120" w:before="360" w:lineRule="auto"/>
    </w:pPr>
    <w:rPr>
      <w:rFonts w:ascii="Roboto Condensed" w:cs="Roboto Condensed" w:eastAsia="Roboto Condensed" w:hAnsi="Roboto Condensed"/>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42" Type="http://schemas.openxmlformats.org/officeDocument/2006/relationships/hyperlink" Target="https://wwwpwcnetwork.pwc.myshn.net/hub?id=kb_article&amp;sys_id=a01a1c4ddbb1bb041b209407db961996&amp;shn-direct" TargetMode="External"/><Relationship Id="rId41" Type="http://schemas.openxmlformats.org/officeDocument/2006/relationships/hyperlink" Target="https://artifacts.pwc.com/artifactory/api/npm/ifs-npm/" TargetMode="External"/><Relationship Id="rId44" Type="http://schemas.openxmlformats.org/officeDocument/2006/relationships/hyperlink" Target="https://navigator.pwc.com/" TargetMode="External"/><Relationship Id="rId43" Type="http://schemas.openxmlformats.org/officeDocument/2006/relationships/hyperlink" Target="https://innovation-tech.pwc.com/confluence/display/AL/HOW-TO+setup+Artifactory+token+and+update+npm+configuration" TargetMode="External"/><Relationship Id="rId46" Type="http://schemas.openxmlformats.org/officeDocument/2006/relationships/image" Target="media/image6.png"/><Relationship Id="rId45" Type="http://schemas.openxmlformats.org/officeDocument/2006/relationships/hyperlink" Target="https://pwceur.sharepoint.com/sites/VisualStudioTeamServices/SitePages/SSL%20certificate%20problem%20self%20signed%20certificate%20in%20certificate%20chain.aspx"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rive.google.com/drive/folders/1PryG9D6Pd7Z9qvIZgBlVoWU8Qjl7g3CB" TargetMode="External"/><Relationship Id="rId48" Type="http://schemas.openxmlformats.org/officeDocument/2006/relationships/hyperlink" Target="https://redis.io/download" TargetMode="External"/><Relationship Id="rId47" Type="http://schemas.openxmlformats.org/officeDocument/2006/relationships/hyperlink" Target="https://github.com/MicrosoftArchive/redis/releases" TargetMode="External"/><Relationship Id="rId49"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signup.live.com/signup" TargetMode="External"/><Relationship Id="rId8" Type="http://schemas.openxmlformats.org/officeDocument/2006/relationships/hyperlink" Target="https://docs.google.com/document/d/1RKaMoBHwyAPLa5Y8sQVH1cYnC2qlh27dbtLsUKBAmdc/edit" TargetMode="External"/><Relationship Id="rId31" Type="http://schemas.openxmlformats.org/officeDocument/2006/relationships/image" Target="media/image16.png"/><Relationship Id="rId30"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1.png"/><Relationship Id="rId35" Type="http://schemas.openxmlformats.org/officeDocument/2006/relationships/hyperlink" Target="https://aka.ms/cosmosdb-emulator" TargetMode="External"/><Relationship Id="rId34" Type="http://schemas.openxmlformats.org/officeDocument/2006/relationships/hyperlink" Target="https://code.visualstudio.com/" TargetMode="External"/><Relationship Id="rId37" Type="http://schemas.openxmlformats.org/officeDocument/2006/relationships/hyperlink" Target="https://www.python.org/downloads/release/python-2718/" TargetMode="External"/><Relationship Id="rId36" Type="http://schemas.openxmlformats.org/officeDocument/2006/relationships/hyperlink" Target="https://dotnet.microsoft.com/download/dotnet/5.0" TargetMode="External"/><Relationship Id="rId39" Type="http://schemas.openxmlformats.org/officeDocument/2006/relationships/image" Target="media/image9.png"/><Relationship Id="rId38" Type="http://schemas.openxmlformats.org/officeDocument/2006/relationships/hyperlink" Target="https://nodejs.org/en/" TargetMode="External"/><Relationship Id="rId20" Type="http://schemas.openxmlformats.org/officeDocument/2006/relationships/hyperlink" Target="https://www.docker.com/products/docker-desktop" TargetMode="External"/><Relationship Id="rId22" Type="http://schemas.openxmlformats.org/officeDocument/2006/relationships/hyperlink" Target="https://go.microsoft.com/fwlink/?linkid=853017" TargetMode="External"/><Relationship Id="rId21" Type="http://schemas.openxmlformats.org/officeDocument/2006/relationships/image" Target="media/image10.png"/><Relationship Id="rId24" Type="http://schemas.openxmlformats.org/officeDocument/2006/relationships/image" Target="media/image7.png"/><Relationship Id="rId23" Type="http://schemas.openxmlformats.org/officeDocument/2006/relationships/image" Target="media/image3.png"/><Relationship Id="rId26" Type="http://schemas.openxmlformats.org/officeDocument/2006/relationships/image" Target="media/image19.png"/><Relationship Id="rId25" Type="http://schemas.openxmlformats.org/officeDocument/2006/relationships/image" Target="media/image2.png"/><Relationship Id="rId28" Type="http://schemas.openxmlformats.org/officeDocument/2006/relationships/hyperlink" Target="https://visualstudio.microsoft.com/vs/" TargetMode="External"/><Relationship Id="rId27" Type="http://schemas.openxmlformats.org/officeDocument/2006/relationships/hyperlink" Target="https://go.microsoft.com/fwlink/?linkid=2014306" TargetMode="External"/><Relationship Id="rId29" Type="http://schemas.openxmlformats.org/officeDocument/2006/relationships/image" Target="media/image12.png"/><Relationship Id="rId50" Type="http://schemas.openxmlformats.org/officeDocument/2006/relationships/footer" Target="footer1.xml"/><Relationship Id="rId11" Type="http://schemas.openxmlformats.org/officeDocument/2006/relationships/image" Target="media/image15.png"/><Relationship Id="rId10"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14.png"/><Relationship Id="rId15" Type="http://schemas.openxmlformats.org/officeDocument/2006/relationships/image" Target="media/image5.png"/><Relationship Id="rId14" Type="http://schemas.openxmlformats.org/officeDocument/2006/relationships/image" Target="media/image20.png"/><Relationship Id="rId17" Type="http://schemas.openxmlformats.org/officeDocument/2006/relationships/hyperlink" Target="http://localhost:20208" TargetMode="External"/><Relationship Id="rId16" Type="http://schemas.openxmlformats.org/officeDocument/2006/relationships/image" Target="media/image21.png"/><Relationship Id="rId19" Type="http://schemas.openxmlformats.org/officeDocument/2006/relationships/hyperlink" Target="https://drive.google.com/open?id=0BwvpnVvg7WmAb3BSamhmck84Z0k" TargetMode="External"/><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RobotoCondensed-regular.ttf"/><Relationship Id="rId6" Type="http://schemas.openxmlformats.org/officeDocument/2006/relationships/font" Target="fonts/RobotoCondensed-bold.ttf"/><Relationship Id="rId7" Type="http://schemas.openxmlformats.org/officeDocument/2006/relationships/font" Target="fonts/RobotoCondensed-italic.ttf"/><Relationship Id="rId8" Type="http://schemas.openxmlformats.org/officeDocument/2006/relationships/font" Target="fonts/RobotoCondense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